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Rule="auto"/>
        <w:jc w:val="center"/>
        <w:rPr/>
      </w:pPr>
      <w:bookmarkStart w:colFirst="0" w:colLast="0" w:name="_dyrjvnm0ib5f" w:id="0"/>
      <w:bookmarkEnd w:id="0"/>
      <w:r w:rsidDel="00000000" w:rsidR="00000000" w:rsidRPr="00000000">
        <w:rPr>
          <w:rtl w:val="0"/>
        </w:rPr>
        <w:t xml:space="preserve">Guia de Avaliação de Maturidade da Indústria 4.0 (MA-I4.0)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Processo e Método de Avaliação MA-I4.0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Versão 1.0 - Outubro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n8vgthir8sq" w:id="1"/>
      <w:bookmarkEnd w:id="1"/>
      <w:r w:rsidDel="00000000" w:rsidR="00000000" w:rsidRPr="00000000">
        <w:rPr>
          <w:rtl w:val="0"/>
        </w:rPr>
        <w:t xml:space="preserve">Sumário Executivo</w:t>
      </w:r>
    </w:p>
    <w:p w:rsidR="00000000" w:rsidDel="00000000" w:rsidP="00000000" w:rsidRDefault="00000000" w:rsidRPr="00000000" w14:paraId="00000021">
      <w:pPr>
        <w:rPr/>
      </w:pPr>
      <w:commentRangeStart w:id="0"/>
      <w:r w:rsidDel="00000000" w:rsidR="00000000" w:rsidRPr="00000000">
        <w:rPr>
          <w:rtl w:val="0"/>
        </w:rPr>
        <w:t xml:space="preserve">Este guia apresenta um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completo e estruturado para avaliação da maturidade de organizações industriais em relação à Indústria 4.0 . O guia inspira-se</w:t>
      </w:r>
      <w:del w:author="Wilson de Souza Melo Junior" w:id="0" w:date="2025-11-26T18:32:26Z">
        <w:r w:rsidDel="00000000" w:rsidR="00000000" w:rsidRPr="00000000">
          <w:rPr>
            <w:rtl w:val="0"/>
          </w:rPr>
          <w:delText xml:space="preserve"> </w:delText>
        </w:r>
      </w:del>
      <w:r w:rsidDel="00000000" w:rsidR="00000000" w:rsidRPr="00000000">
        <w:rPr>
          <w:rtl w:val="0"/>
        </w:rPr>
        <w:t xml:space="preserve"> na família </w:t>
      </w:r>
      <w:ins w:author="Wilson de Souza Melo Junior" w:id="1" w:date="2025-11-26T18:32:29Z">
        <w:r w:rsidDel="00000000" w:rsidR="00000000" w:rsidRPr="00000000">
          <w:rPr>
            <w:rtl w:val="0"/>
          </w:rPr>
          <w:t xml:space="preserve">de </w:t>
        </w:r>
      </w:ins>
      <w:r w:rsidDel="00000000" w:rsidR="00000000" w:rsidRPr="00000000">
        <w:rPr>
          <w:rtl w:val="0"/>
        </w:rPr>
        <w:t xml:space="preserve">normas ISO/IEC 33000 para </w:t>
      </w:r>
      <w:del w:author="Wilson de Souza Melo Junior" w:id="2" w:date="2025-11-26T18:32:34Z">
        <w:r w:rsidDel="00000000" w:rsidR="00000000" w:rsidRPr="00000000">
          <w:rPr>
            <w:rtl w:val="0"/>
          </w:rPr>
          <w:delText xml:space="preserve"> </w:delText>
        </w:r>
      </w:del>
      <w:r w:rsidDel="00000000" w:rsidR="00000000" w:rsidRPr="00000000">
        <w:rPr>
          <w:rtl w:val="0"/>
        </w:rPr>
        <w:t xml:space="preserve">definir um </w:t>
      </w:r>
      <w:ins w:author="Wilson de Souza Melo Junior" w:id="3" w:date="2025-11-26T18:32:41Z">
        <w:r w:rsidDel="00000000" w:rsidR="00000000" w:rsidRPr="00000000">
          <w:rPr>
            <w:rtl w:val="0"/>
          </w:rPr>
          <w:t xml:space="preserve">p</w:t>
        </w:r>
      </w:ins>
      <w:del w:author="Wilson de Souza Melo Junior" w:id="3" w:date="2025-11-26T18:32:41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 e um método de </w:t>
      </w:r>
      <w:ins w:author="Wilson de Souza Melo Junior" w:id="4" w:date="2025-11-26T18:32:45Z">
        <w:r w:rsidDel="00000000" w:rsidR="00000000" w:rsidRPr="00000000">
          <w:rPr>
            <w:rtl w:val="0"/>
          </w:rPr>
          <w:t xml:space="preserve">avaliaç</w:t>
        </w:r>
        <w:r w:rsidDel="00000000" w:rsidR="00000000" w:rsidRPr="00000000">
          <w:rPr>
            <w:rtl w:val="0"/>
            <w:rPrChange w:author="Wilson de Souza Melo Junior" w:id="5" w:date="2025-11-26T18:32:45Z">
              <w:rPr/>
            </w:rPrChange>
          </w:rPr>
          <w:t xml:space="preserve">ão</w:t>
        </w:r>
      </w:ins>
      <w:del w:author="Wilson de Souza Melo Junior" w:id="4" w:date="2025-11-26T18:32:45Z">
        <w:r w:rsidDel="00000000" w:rsidR="00000000" w:rsidRPr="00000000">
          <w:rPr>
            <w:rtl w:val="0"/>
          </w:rPr>
          <w:delText xml:space="preserve">avaliar</w:delText>
        </w:r>
      </w:del>
      <w:r w:rsidDel="00000000" w:rsidR="00000000" w:rsidRPr="00000000">
        <w:rPr>
          <w:rtl w:val="0"/>
        </w:rPr>
        <w:t xml:space="preserve"> </w:t>
      </w:r>
      <w:ins w:author="Wilson de Souza Melo Junior" w:id="6" w:date="2025-11-26T18:33:00Z">
        <w:r w:rsidDel="00000000" w:rsidR="00000000" w:rsidRPr="00000000">
          <w:rPr>
            <w:rtl w:val="0"/>
          </w:rPr>
          <w:t xml:space="preserve">de</w:t>
        </w:r>
      </w:ins>
      <w:del w:author="Wilson de Souza Melo Junior" w:id="6" w:date="2025-11-26T18:33:00Z">
        <w:r w:rsidDel="00000000" w:rsidR="00000000" w:rsidRPr="00000000">
          <w:rPr>
            <w:rtl w:val="0"/>
          </w:rPr>
          <w:delText xml:space="preserve">a</w:delText>
        </w:r>
      </w:del>
      <w:r w:rsidDel="00000000" w:rsidR="00000000" w:rsidRPr="00000000">
        <w:rPr>
          <w:rtl w:val="0"/>
        </w:rPr>
        <w:t xml:space="preserve"> maturidade 4.0 de indústrias através de </w:t>
      </w:r>
      <w:r w:rsidDel="00000000" w:rsidR="00000000" w:rsidRPr="00000000">
        <w:rPr>
          <w:b w:val="1"/>
          <w:bCs w:val="1"/>
          <w:rtl w:val="0"/>
        </w:rPr>
        <w:t xml:space="preserve">três blocos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oito pilares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16 dimensões</w:t>
      </w:r>
      <w:r w:rsidDel="00000000" w:rsidR="00000000" w:rsidRPr="00000000">
        <w:rPr>
          <w:rtl w:val="0"/>
        </w:rPr>
        <w:t xml:space="preserve">, utilizando um índice e uma escala de maturidade de </w:t>
      </w:r>
      <w:r w:rsidDel="00000000" w:rsidR="00000000" w:rsidRPr="00000000">
        <w:rPr>
          <w:b w:val="1"/>
          <w:bCs w:val="1"/>
          <w:rtl w:val="0"/>
        </w:rPr>
        <w:t xml:space="preserve">6 níveis (1 a 6)</w:t>
      </w:r>
      <w:r w:rsidDel="00000000" w:rsidR="00000000" w:rsidRPr="00000000">
        <w:rPr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uyhffxkcs0y" w:id="2"/>
      <w:bookmarkEnd w:id="2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id w:val="4062504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commentRangeStart w:id="1"/>
          <w:hyperlink w:anchor="_dyrjvnm0ib5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Guia de Avaliação de Maturidade da Indústria 4.0 (MA-I4.0)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8vgthir8s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Sumário Executivo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yhffxkcs0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Sumário</w:t>
            </w:r>
          </w:hyperlink>
          <w:commentRangeEnd w:id="1"/>
          <w:r w:rsidDel="00000000" w:rsidR="00000000" w:rsidRPr="00000000">
            <w:commentReference w:id="1"/>
          </w:r>
          <w:hyperlink w:anchor="_duyhffxkcs0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rm3w8wks0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Prefácio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brqujipc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Visão Geral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43t3y703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Benefícios da Avaliação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alg45v0p2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Aplicabilidade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o1sjkoscs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e Escopo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iybl4xfd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oi60bsae6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Escopo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1wq3q270n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Termos e Definições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ak3yk0t0s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Termos Gerais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ae6h5ff2f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Termos do Framework  MA-I4.0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gw2g8trump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Termos do Processo de Avaliação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laj83xdi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Visão Geral do Processo de Avaliação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x2x3lei9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Diagrama do Processo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2nj2ijt7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Descrição de Alto Nível dos Subprocessos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Subprocesso 1: Preparar a Avaliação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Subprocesso 2: Realizar Avaliação Inicial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Subprocesso 3: Realizar Avaliação Final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Subprocesso 4: Documentar Resultados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kn1l5m1y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Descrição Detalhada do Processo de Avaliação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0vth4mk7g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Subprocesso 1: Preparar a Realização da Avaliação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xm7b65kmd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 Atividade 1.1: Estabelecer o Compromisso para a Avaliação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bqvqontly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 Atividade 1.2: Selecionar e Preparar a Equipe de Avaliação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thownqbl9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5.1.3 Atividade 1.3: Elaborar o Plano de Avaliação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2blyl1sm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5.1.4 Atividade 1.4: Comunicar a Avaliação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kik7e94m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Subprocesso 2: Realizar a Avaliação Inicial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waduftbs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 Atividade 2.1: Coletar Informações Documentais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6ttlfk8h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 Atividade 2.2: Conduzir Entrevistas e Observações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u50ebmbig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 Atividade 2.3: Consolidar Informações Coletadas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4ej2bsit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Subprocesso 3: Realizar a Avaliação Final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ypsit4d5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 Atividade 3.1: Validar Informações Coletadas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q31omgld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 Atividade 3.2: Atribuir Níveis de Maturidade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js5esf1p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 Atividade 3.3: Calcular o Índice MA-I4.0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1ixulv6n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5.3.4 Atividade 3.4: Identificar Pontos Fortes e Oportunidades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unl2c5vm1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Subprocesso 4: Documentar os Resultados da Avaliação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86jir309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5.4.1 Atividade 4.1: Elaborar o Relatório Final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lpo6fnxe2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5.4.2 Atividade 4.2: Apresentar os Resultados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wg132csp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5.4.3 Atividade 4.3: Arquivar a Documentação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h2v8t95y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Papéis e Responsabilidades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c5ijyve9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Avaliador Líder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rmri45o38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Avaliador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js5ogna3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Patrocinador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3x4vgz9vm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Participante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yed77ag6a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Coordenador Interno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le7r4au0x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Framework MA-I4.0: Estrutura Completa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6dibqa36j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Visão Geral do Framework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8jflqtvy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Blocos do  Framework MA-I4.0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2jog94id0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 Processo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8abuv349zx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7.2.2 Tecnologia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cdimkonn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7.2.3 Organização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b80es8g3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Os 8 Pilares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wa5ejuanm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As 16 Dimensões de Avaliação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jy57lwmbi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Método de Cálculo do Índice de Maturidade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92kpsx8qw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Visão Geral do Método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xjvd5mpi7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Passo 1: Avaliar Cada Capacidade (0 a 6)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xswy724s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Passo 2: Calcular a Média de Cada Dimensão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tkphn5226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Passo 4: Calcular o Índice MA-I4.0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a38npzda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 Interpretação do Índice Final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031ywbax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 Visualização dos Resultados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gjx3t2py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8.7.1 Gráfico Radar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2r5sf9t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8.7.2 Gráfico de Barras por Dimensão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7yhoxavz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8.8 Dados de Suporte Usados nos Gráficos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elovjsui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A - Detalhamento das 16 Dimensões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1: Integração Vertical (Operação Pillar - Processo bloco)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2: Integração Horizontal (Cadeia de Suprimentos Pillar - Processo bloco)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3: Ciclo de Vida de Produto Integrado (Ciclo de Vida de Produto Pillar - Processo bloco)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4: Automação do Chão de Fábrica (Automação Pillar - Tecnologia bloco)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5: Automação Corporativa (Automação Pillar - Tecnologia bloco)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6: Automação de Instalações (Facility) (Automação Pillar - Tecnologia bloco)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7: Conectividade de Chão de Fábrica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8: Conectividade Corporativa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9: Conectividade de Instalações (Facility)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10: Inteligência de Chão de Fábrica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11: Inteligência Corporativa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12: Inteligência de Instalações (Facility)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13: Desenvolvimento e Aprendizado de Força de Trabalho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14: Competência de Liderança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15: Colaboração inter e intra-organização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2bo92w6nc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Dimensão 16: Estratégia &amp; Governança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28hqg3xf4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B - Questionário de Avaliação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iu5kgcmrv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C - Modelo de Relatório de Avaliação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ppoiwun5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E - Planilha de Cálculo do Índice idx4.0 MA-I4.0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udz2juud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grm3w8wks08p" w:id="3"/>
      <w:bookmarkEnd w:id="3"/>
      <w:r w:rsidDel="00000000" w:rsidR="00000000" w:rsidRPr="00000000">
        <w:rPr>
          <w:rtl w:val="0"/>
        </w:rPr>
        <w:t xml:space="preserve">Prefácio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A Quarta Revolução Industrial, também conhecida como </w:t>
      </w:r>
      <w:r w:rsidDel="00000000" w:rsidR="00000000" w:rsidRPr="00000000">
        <w:rPr>
          <w:b w:val="1"/>
          <w:bCs w:val="1"/>
          <w:rtl w:val="0"/>
        </w:rPr>
        <w:t xml:space="preserve">Indústria 4.0</w:t>
      </w:r>
      <w:r w:rsidDel="00000000" w:rsidR="00000000" w:rsidRPr="00000000">
        <w:rPr>
          <w:rtl w:val="0"/>
        </w:rPr>
        <w:t xml:space="preserve">, está transformando </w:t>
      </w:r>
      <w:del w:author="Wilson de Souza Melo Junior" w:id="7" w:date="2025-11-26T19:28:57Z">
        <w:r w:rsidDel="00000000" w:rsidR="00000000" w:rsidRPr="00000000">
          <w:rPr>
            <w:rtl w:val="0"/>
          </w:rPr>
          <w:delText xml:space="preserve">fundamentalmente </w:delText>
        </w:r>
      </w:del>
      <w:r w:rsidDel="00000000" w:rsidR="00000000" w:rsidRPr="00000000">
        <w:rPr>
          <w:rtl w:val="0"/>
        </w:rPr>
        <w:t xml:space="preserve">a manufatura através da convergência dos mundos físico e digital. Tecnologias como Internet das Coisas (IoT), Big Data, Inteligência Artificial, computação em nuvem e sistemas </w:t>
      </w:r>
      <w:commentRangeStart w:id="2"/>
      <w:r w:rsidDel="00000000" w:rsidR="00000000" w:rsidRPr="00000000">
        <w:rPr>
          <w:rtl w:val="0"/>
        </w:rPr>
        <w:t xml:space="preserve">ciber</w:t>
      </w:r>
      <w:del w:author="Wilson de Souza Melo Junior" w:id="8" w:date="2025-11-26T19:29:19Z">
        <w:r w:rsidDel="00000000" w:rsidR="00000000" w:rsidRPr="00000000">
          <w:rPr>
            <w:rtl w:val="0"/>
          </w:rPr>
          <w:delText xml:space="preserve">-</w:delText>
        </w:r>
      </w:del>
      <w:r w:rsidDel="00000000" w:rsidR="00000000" w:rsidRPr="00000000">
        <w:rPr>
          <w:rtl w:val="0"/>
        </w:rPr>
        <w:t xml:space="preserve">físicos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estão criando fábricas inteligentes, cadeias de suprimentos conectadas e modelos de negócios inovadores.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ab/>
        <w:t xml:space="preserve">Este guia descreve o </w:t>
      </w:r>
      <w:r w:rsidDel="00000000" w:rsidR="00000000" w:rsidRPr="00000000">
        <w:rPr>
          <w:b w:val="1"/>
          <w:bCs w:val="1"/>
          <w:rtl w:val="0"/>
        </w:rPr>
        <w:t xml:space="preserve">Processo e o Método de Avaliação de Maturidade para a Indústria 4.0 (MA-I4.0)</w:t>
      </w:r>
      <w:r w:rsidDel="00000000" w:rsidR="00000000" w:rsidRPr="00000000">
        <w:rPr>
          <w:rtl w:val="0"/>
        </w:rPr>
        <w:t xml:space="preserve">, inspirado na família de normas ISO/IEC 33000</w:t>
      </w:r>
      <w:del w:author="Wilson de Souza Melo Junior" w:id="9" w:date="2025-11-26T19:31:10Z">
        <w:r w:rsidDel="00000000" w:rsidR="00000000" w:rsidRPr="00000000">
          <w:rPr>
            <w:rtl w:val="0"/>
          </w:rPr>
          <w:delText xml:space="preserve"> </w:delText>
        </w:r>
      </w:del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rtl w:val="0"/>
        </w:rPr>
        <w:t xml:space="preserve"> foi desenvolvido pelo </w:t>
      </w:r>
      <w:r w:rsidDel="00000000" w:rsidR="00000000" w:rsidRPr="00000000">
        <w:rPr>
          <w:b w:val="1"/>
          <w:bCs w:val="1"/>
          <w:rtl w:val="0"/>
        </w:rPr>
        <w:t xml:space="preserve">Instituto Nacional de Metrologia, Qualidade e Tecnologia (Inmetro)</w:t>
      </w:r>
      <w:r w:rsidDel="00000000" w:rsidR="00000000" w:rsidRPr="00000000">
        <w:rPr>
          <w:rtl w:val="0"/>
        </w:rPr>
        <w:t xml:space="preserve"> </w:t>
      </w:r>
      <w:del w:author="Wilson de Souza Melo Junior" w:id="10" w:date="2025-11-26T19:31:20Z">
        <w:r w:rsidDel="00000000" w:rsidR="00000000" w:rsidRPr="00000000">
          <w:rPr>
            <w:rtl w:val="0"/>
          </w:rPr>
          <w:delText xml:space="preserve">em </w:delText>
        </w:r>
      </w:del>
      <w:r w:rsidDel="00000000" w:rsidR="00000000" w:rsidRPr="00000000">
        <w:rPr>
          <w:rtl w:val="0"/>
        </w:rPr>
        <w:t xml:space="preserve">e validado por uma consulta pública com a </w:t>
      </w:r>
      <w:ins w:author="Wilson de Souza Melo Junior" w:id="11" w:date="2025-11-26T19:31:48Z">
        <w:r w:rsidDel="00000000" w:rsidR="00000000" w:rsidRPr="00000000">
          <w:rPr>
            <w:rtl w:val="0"/>
          </w:rPr>
          <w:t xml:space="preserve">participaç</w:t>
        </w:r>
        <w:r w:rsidDel="00000000" w:rsidR="00000000" w:rsidRPr="00000000">
          <w:rPr>
            <w:rtl w:val="0"/>
            <w:rPrChange w:author="Wilson de Souza Melo Junior" w:id="12" w:date="2025-11-26T19:31:48Z">
              <w:rPr/>
            </w:rPrChange>
          </w:rPr>
          <w:t xml:space="preserve">ão</w:t>
        </w:r>
      </w:ins>
      <w:del w:author="Wilson de Souza Melo Junior" w:id="11" w:date="2025-11-26T19:31:48Z">
        <w:r w:rsidDel="00000000" w:rsidR="00000000" w:rsidRPr="00000000">
          <w:rPr>
            <w:rtl w:val="0"/>
          </w:rPr>
          <w:delText xml:space="preserve">presença</w:delText>
        </w:r>
      </w:del>
      <w:r w:rsidDel="00000000" w:rsidR="00000000" w:rsidRPr="00000000">
        <w:rPr>
          <w:rtl w:val="0"/>
        </w:rPr>
        <w:t xml:space="preserve"> da indústria, academia e sociedade civil.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O objetivo deste guia é fornecer um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estruturado, objetivo e replicável para que organizações industriais</w:t>
      </w:r>
      <w:del w:author="Wilson de Souza Melo Junior" w:id="13" w:date="2025-11-26T19:31:51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possam: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Avaliar seu nível atual de prontidão para a Indústria 4.0;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lacunas e oportunidades de melhoria;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Priorizar investimentos em tecnologias e </w:t>
      </w:r>
      <w:ins w:author="Wilson de Souza Melo Junior" w:id="14" w:date="2025-11-26T19:32:04Z">
        <w:r w:rsidDel="00000000" w:rsidR="00000000" w:rsidRPr="00000000">
          <w:rPr>
            <w:rtl w:val="0"/>
          </w:rPr>
          <w:t xml:space="preserve">p</w:t>
        </w:r>
      </w:ins>
      <w:del w:author="Wilson de Souza Melo Junior" w:id="14" w:date="2025-11-26T19:32:04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rocessos;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Desenvolver um </w:t>
      </w:r>
      <w:r w:rsidDel="00000000" w:rsidR="00000000" w:rsidRPr="00000000">
        <w:rPr>
          <w:i w:val="1"/>
          <w:iCs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de transformação digital, e;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Monitorar o progresso ao longo do tempo.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edbrqujipc7d" w:id="4"/>
      <w:bookmarkEnd w:id="4"/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Processo de avaliação proposto visa medir a maturidade de uma organização industrial em relação à estrutura do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b w:val="0"/>
          <w:bCs w:val="0"/>
          <w:rtl w:val="0"/>
        </w:rPr>
        <w:t xml:space="preserve">. Sobre os benefícios e a aplicabilidade das avaliações, podemos destacar: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2m43t3y7035w" w:id="5"/>
      <w:bookmarkEnd w:id="5"/>
      <w:r w:rsidDel="00000000" w:rsidR="00000000" w:rsidRPr="00000000">
        <w:rPr>
          <w:rtl w:val="0"/>
        </w:rPr>
        <w:t xml:space="preserve">1.1 Benefícios da Avaliação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Diagnóstico Objetivo</w:t>
      </w:r>
      <w:r w:rsidDel="00000000" w:rsidR="00000000" w:rsidRPr="00000000">
        <w:rPr>
          <w:rtl w:val="0"/>
        </w:rPr>
        <w:t xml:space="preserve">: Aferir o nível de maturidade da organização em uma escala padronizada de 0 a 6.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Visão Holística</w:t>
      </w:r>
      <w:r w:rsidDel="00000000" w:rsidR="00000000" w:rsidRPr="00000000">
        <w:rPr>
          <w:rtl w:val="0"/>
        </w:rPr>
        <w:t xml:space="preserve">: Avaliar 16 dimensões distribuídas em 3 blocos sócio-técnicos (Processo, Tecnologia e Organização).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Identificação de Lacunas</w:t>
      </w:r>
      <w:r w:rsidDel="00000000" w:rsidR="00000000" w:rsidRPr="00000000">
        <w:rPr>
          <w:rtl w:val="0"/>
        </w:rPr>
        <w:t xml:space="preserve">: Detectar áreas críticas (dimensões) que necessitam de maior atenção e investimentos.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Priorização de Investimentos</w:t>
      </w:r>
      <w:r w:rsidDel="00000000" w:rsidR="00000000" w:rsidRPr="00000000">
        <w:rPr>
          <w:rtl w:val="0"/>
        </w:rPr>
        <w:t xml:space="preserve">: Orientar decisões sobre onde alocar recursos para maximizar resultados.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Benchmarking</w:t>
      </w:r>
      <w:r w:rsidDel="00000000" w:rsidR="00000000" w:rsidRPr="00000000">
        <w:rPr>
          <w:rtl w:val="0"/>
        </w:rPr>
        <w:t xml:space="preserve">: Permitir comparações entre diferentes unidades organizacionais ou ao longo do tempo.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Roadmap</w:t>
      </w:r>
      <w:r w:rsidDel="00000000" w:rsidR="00000000" w:rsidRPr="00000000">
        <w:rPr>
          <w:b w:val="1"/>
          <w:bCs w:val="1"/>
          <w:rtl w:val="0"/>
        </w:rPr>
        <w:t xml:space="preserve"> de Transformação</w:t>
      </w:r>
      <w:r w:rsidDel="00000000" w:rsidR="00000000" w:rsidRPr="00000000">
        <w:rPr>
          <w:rtl w:val="0"/>
        </w:rPr>
        <w:t xml:space="preserve">: Apoiar a definição de um plano estruturado de evolução.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Engajamento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: Criar uma linguagem comum para discussão sobre Indústria 4.0.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ttalg45v0p2e" w:id="6"/>
      <w:bookmarkEnd w:id="6"/>
      <w:r w:rsidDel="00000000" w:rsidR="00000000" w:rsidRPr="00000000">
        <w:rPr>
          <w:rtl w:val="0"/>
        </w:rPr>
        <w:t xml:space="preserve">1.2 Aplicabilidade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As avaliações no contexto da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b w:val="0"/>
          <w:bCs w:val="0"/>
          <w:rtl w:val="0"/>
        </w:rPr>
        <w:t xml:space="preserve"> são aplicáveis a qualquer </w:t>
      </w:r>
      <w:r w:rsidDel="00000000" w:rsidR="00000000" w:rsidRPr="00000000">
        <w:rPr>
          <w:rtl w:val="0"/>
        </w:rPr>
        <w:t xml:space="preserve">indústria</w:t>
      </w:r>
      <w:r w:rsidDel="00000000" w:rsidR="00000000" w:rsidRPr="00000000">
        <w:rPr>
          <w:b w:val="0"/>
          <w:bCs w:val="0"/>
          <w:rtl w:val="0"/>
        </w:rPr>
        <w:t xml:space="preserve"> engajada em </w:t>
      </w:r>
      <w:r w:rsidDel="00000000" w:rsidR="00000000" w:rsidRPr="00000000">
        <w:rPr>
          <w:rtl w:val="0"/>
        </w:rPr>
        <w:t xml:space="preserve">iniciativas</w:t>
      </w:r>
      <w:r w:rsidDel="00000000" w:rsidR="00000000" w:rsidRPr="00000000">
        <w:rPr>
          <w:b w:val="0"/>
          <w:bCs w:val="0"/>
          <w:rtl w:val="0"/>
        </w:rPr>
        <w:t xml:space="preserve"> de transformação digital.  Elas </w:t>
      </w:r>
      <w:r w:rsidDel="00000000" w:rsidR="00000000" w:rsidRPr="00000000">
        <w:rPr>
          <w:rtl w:val="0"/>
        </w:rPr>
        <w:t xml:space="preserve"> permitem a avaliação e comparações sob diferentes perspectivas</w:t>
      </w:r>
      <w:ins w:author="Wilson de Souza Melo Junior" w:id="15" w:date="2025-11-26T19:33:29Z">
        <w:r w:rsidDel="00000000" w:rsidR="00000000" w:rsidRPr="00000000">
          <w:rPr>
            <w:rtl w:val="0"/>
          </w:rPr>
          <w:t xml:space="preserve">.</w:t>
        </w:r>
      </w:ins>
      <w:del w:author="Wilson de Souza Melo Junior" w:id="15" w:date="2025-11-26T19:33:29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</w:t>
      </w:r>
      <w:ins w:author="Wilson de Souza Melo Junior" w:id="16" w:date="2025-11-26T19:33:36Z">
        <w:r w:rsidDel="00000000" w:rsidR="00000000" w:rsidRPr="00000000">
          <w:rPr>
            <w:rtl w:val="0"/>
          </w:rPr>
          <w:t xml:space="preserve">D</w:t>
        </w:r>
      </w:ins>
      <w:del w:author="Wilson de Souza Melo Junior" w:id="16" w:date="2025-11-26T19:33:36Z">
        <w:r w:rsidDel="00000000" w:rsidR="00000000" w:rsidRPr="00000000">
          <w:rPr>
            <w:rtl w:val="0"/>
          </w:rPr>
          <w:delText xml:space="preserve">d</w:delText>
        </w:r>
      </w:del>
      <w:r w:rsidDel="00000000" w:rsidR="00000000" w:rsidRPr="00000000">
        <w:rPr>
          <w:rtl w:val="0"/>
        </w:rPr>
        <w:t xml:space="preserve">entre elas podemos destacar: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Setores industriais</w:t>
      </w:r>
      <w:r w:rsidDel="00000000" w:rsidR="00000000" w:rsidRPr="00000000">
        <w:rPr>
          <w:rtl w:val="0"/>
        </w:rPr>
        <w:t xml:space="preserve">: Por exemplo, eletroeletrônicos, farmacêutico, automotivo, e outros setores de manufatura de bens;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Portes de organização</w:t>
      </w:r>
      <w:r w:rsidDel="00000000" w:rsidR="00000000" w:rsidRPr="00000000">
        <w:rPr>
          <w:rtl w:val="0"/>
        </w:rPr>
        <w:t xml:space="preserve">: Desde pequenas e médias empresas até grandes corporações multinacionais;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Níveis de maturidade</w:t>
      </w:r>
      <w:r w:rsidDel="00000000" w:rsidR="00000000" w:rsidRPr="00000000">
        <w:rPr>
          <w:rtl w:val="0"/>
        </w:rPr>
        <w:t xml:space="preserve">: Organizações em qualquer estágio de transformação digital, desde iniciantes até avançadas;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Escopo de avaliação</w:t>
      </w:r>
      <w:r w:rsidDel="00000000" w:rsidR="00000000" w:rsidRPr="00000000">
        <w:rPr>
          <w:rtl w:val="0"/>
        </w:rPr>
        <w:t xml:space="preserve">: Pode ser aplicado a uma planta industrial específica, a uma unidade de negócio ou </w:t>
      </w:r>
      <w:del w:author="Wilson de Souza Melo Junior" w:id="17" w:date="2025-11-26T19:34:19Z">
        <w:r w:rsidDel="00000000" w:rsidR="00000000" w:rsidRPr="00000000">
          <w:rPr>
            <w:rtl w:val="0"/>
          </w:rPr>
          <w:delText xml:space="preserve">a toda </w:delText>
        </w:r>
      </w:del>
      <w:ins w:author="Wilson de Souza Melo Junior" w:id="17" w:date="2025-11-26T19:34:19Z">
        <w:del w:author="Wilson de Souza Melo Junior" w:id="17" w:date="2025-11-26T19:34:19Z">
          <w:r w:rsidDel="00000000" w:rsidR="00000000" w:rsidRPr="00000000">
            <w:rPr>
              <w:rtl w:val="0"/>
              <w:rPrChange w:author="Wilson de Souza Melo Junior" w:id="18" w:date="2025-11-26T19:34:19Z">
                <w:rPr/>
              </w:rPrChange>
            </w:rPr>
            <w:delText xml:space="preserve">à </w:delText>
          </w:r>
        </w:del>
      </w:ins>
      <w:del w:author="Wilson de Souza Melo Junior" w:id="17" w:date="2025-11-26T19:34:19Z">
        <w:r w:rsidDel="00000000" w:rsidR="00000000" w:rsidRPr="00000000">
          <w:rPr>
            <w:rtl w:val="0"/>
            <w:rPrChange w:author="Wilson de Souza Melo Junior" w:id="18" w:date="2025-11-26T19:34:19Z">
              <w:rPr/>
            </w:rPrChange>
          </w:rPr>
          <w:delText xml:space="preserve">a</w:delText>
        </w:r>
      </w:del>
      <w:r w:rsidDel="00000000" w:rsidR="00000000" w:rsidRPr="00000000">
        <w:rPr>
          <w:rtl w:val="0"/>
        </w:rPr>
        <w:t xml:space="preserve"> organização</w:t>
      </w:r>
      <w:ins w:author="Wilson de Souza Melo Junior" w:id="19" w:date="2025-11-26T19:34:31Z">
        <w:r w:rsidDel="00000000" w:rsidR="00000000" w:rsidRPr="00000000">
          <w:rPr>
            <w:rtl w:val="0"/>
          </w:rPr>
          <w:t xml:space="preserve"> como um todo</w:t>
        </w:r>
      </w:ins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j8o1sjkoscsw" w:id="7"/>
      <w:bookmarkEnd w:id="7"/>
      <w:r w:rsidDel="00000000" w:rsidR="00000000" w:rsidRPr="00000000">
        <w:rPr>
          <w:rtl w:val="0"/>
        </w:rPr>
        <w:t xml:space="preserve">2. Objetivo e Escopo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8kiybl4xfdyv" w:id="8"/>
      <w:bookmarkEnd w:id="8"/>
      <w:r w:rsidDel="00000000" w:rsidR="00000000" w:rsidRPr="00000000">
        <w:rPr>
          <w:rtl w:val="0"/>
        </w:rPr>
        <w:t xml:space="preserve">2.1 Objetivo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Este documento descreve o </w:t>
      </w:r>
      <w:r w:rsidDel="00000000" w:rsidR="00000000" w:rsidRPr="00000000">
        <w:rPr>
          <w:b w:val="1"/>
          <w:bCs w:val="1"/>
          <w:rtl w:val="0"/>
        </w:rPr>
        <w:t xml:space="preserve">Processo e o Método de Avaliação MA-I4.0</w:t>
      </w:r>
      <w:r w:rsidDel="00000000" w:rsidR="00000000" w:rsidRPr="00000000">
        <w:rPr>
          <w:rtl w:val="0"/>
        </w:rPr>
        <w:t xml:space="preserve">, definidos de forma a: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Permitirem a avaliação objetiva e sistemática das capacidades da organização em relação ao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MA-I4.0;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Permitirem a atribuição de um </w:t>
      </w:r>
      <w:r w:rsidDel="00000000" w:rsidR="00000000" w:rsidRPr="00000000">
        <w:rPr>
          <w:b w:val="1"/>
          <w:bCs w:val="1"/>
          <w:rtl w:val="0"/>
        </w:rPr>
        <w:t xml:space="preserve">Índice de Maturidade I4.0</w:t>
      </w:r>
      <w:r w:rsidDel="00000000" w:rsidR="00000000" w:rsidRPr="00000000">
        <w:rPr>
          <w:rtl w:val="0"/>
        </w:rPr>
        <w:t xml:space="preserve"> com base no resultado da avaliação;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Serem aplicáveis a indústrias de bens, por exemplo, eletroeletrônicos, farmacêutica e automotivo, etc.;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Fornecer um método replicável e auditável de avaliação;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Gerar evidências documentadas que suportem os resultados da avaliação.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iloi60bsae60" w:id="9"/>
      <w:bookmarkEnd w:id="9"/>
      <w:r w:rsidDel="00000000" w:rsidR="00000000" w:rsidRPr="00000000">
        <w:rPr>
          <w:rtl w:val="0"/>
        </w:rPr>
        <w:t xml:space="preserve">2.2 Escopo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 escopo deste guia é cobrir e explicitar o seguinte escopo: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 </w:t>
      </w:r>
      <w:ins w:author="Wilson de Souza Melo Junior" w:id="20" w:date="2025-11-26T19:36:54Z">
        <w:r w:rsidDel="00000000" w:rsidR="00000000" w:rsidRPr="00000000">
          <w:rPr>
            <w:rtl w:val="0"/>
          </w:rPr>
          <w:t xml:space="preserve">p</w:t>
        </w:r>
      </w:ins>
      <w:del w:author="Wilson de Souza Melo Junior" w:id="20" w:date="2025-11-26T19:36:54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 completo de avaliação, desde o planejamento até a documentação dos resultados;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estrutura do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rtl w:val="0"/>
        </w:rPr>
        <w:t xml:space="preserve"> com seus três blocos, 8 pilares e 16 dimensões;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Os critérios detalhados para atribuição de níveis de maturidade (0 a 6) para cada dimensão;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 método de cálculo do índice final de maturidade através de uma ponderação das dimensões;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Modelos de documentos, questionários e relatórios.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Exemplos práticos e casos de uso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Este guia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cobre: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implementação de tecnologias ou </w:t>
      </w:r>
      <w:ins w:author="Wilson de Souza Melo Junior" w:id="21" w:date="2025-11-26T19:36:19Z">
        <w:r w:rsidDel="00000000" w:rsidR="00000000" w:rsidRPr="00000000">
          <w:rPr>
            <w:rtl w:val="0"/>
          </w:rPr>
          <w:t xml:space="preserve">p</w:t>
        </w:r>
      </w:ins>
      <w:del w:author="Wilson de Souza Melo Junior" w:id="21" w:date="2025-11-26T19:36:19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de Indústria 4.0;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Consultoria específica sobre soluções tecnológicas, e;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Certificação formal de maturidade I4.0.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mp1wq3q270nd" w:id="10"/>
      <w:bookmarkEnd w:id="10"/>
      <w:r w:rsidDel="00000000" w:rsidR="00000000" w:rsidRPr="00000000">
        <w:rPr>
          <w:rtl w:val="0"/>
        </w:rPr>
        <w:t xml:space="preserve">3. Termos e Definições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Para os propósitos deste guia, aplicam-se os seguintes termos e definições: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hzak3yk0t0sj" w:id="11"/>
      <w:bookmarkEnd w:id="11"/>
      <w:r w:rsidDel="00000000" w:rsidR="00000000" w:rsidRPr="00000000">
        <w:rPr>
          <w:rtl w:val="0"/>
        </w:rPr>
        <w:t xml:space="preserve">3.1 Termos Gerais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Indústria 4.0</w:t>
      </w:r>
      <w:r w:rsidDel="00000000" w:rsidR="00000000" w:rsidRPr="00000000">
        <w:rPr>
          <w:rtl w:val="0"/>
        </w:rPr>
        <w:t xml:space="preserve">: Paradigma de manufatura que integra tecnologias digitais avançadas, sistemas ciber-físicos, Internet das Coisas e análise de dados para criar fábricas inteligentes e cadeias de valor conectadas.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Maturidade</w:t>
      </w:r>
      <w:r w:rsidDel="00000000" w:rsidR="00000000" w:rsidRPr="00000000">
        <w:rPr>
          <w:rtl w:val="0"/>
        </w:rPr>
        <w:t xml:space="preserve">: Grau de efetividade e eficiência com que uma organização implementa e utiliza processos, tecnologias e práticas relacionadas à Indústria 4.0.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Avaliação</w:t>
      </w:r>
      <w:r w:rsidDel="00000000" w:rsidR="00000000" w:rsidRPr="00000000">
        <w:rPr>
          <w:rtl w:val="0"/>
        </w:rPr>
        <w:t xml:space="preserve">: Processo repetível e sistemático de examinar e julgar o nível de maturidade de uma organização em relação a critérios estabelecidos.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 Objetiva</w:t>
      </w:r>
      <w:r w:rsidDel="00000000" w:rsidR="00000000" w:rsidRPr="00000000">
        <w:rPr>
          <w:rtl w:val="0"/>
        </w:rPr>
        <w:t xml:space="preserve">: Dados que suportam a existência ou veracidade de algo, podendo ser obtidos através de observação, artefatos, medição, teste ou outros meios.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mae6h5ff2ftz" w:id="12"/>
      <w:bookmarkEnd w:id="12"/>
      <w:r w:rsidDel="00000000" w:rsidR="00000000" w:rsidRPr="00000000">
        <w:rPr>
          <w:rtl w:val="0"/>
        </w:rPr>
        <w:t xml:space="preserve">3.2 Termos do Framework 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Bloco</w:t>
      </w:r>
      <w:r w:rsidDel="00000000" w:rsidR="00000000" w:rsidRPr="00000000">
        <w:rPr>
          <w:rtl w:val="0"/>
        </w:rPr>
        <w:t xml:space="preserve">: Agrupamento de mais alto nível que representa uma área fundamental da transformação digital do ponto de vista sócio-técnico. O  </w:t>
      </w:r>
      <w:r w:rsidDel="00000000" w:rsidR="00000000" w:rsidRPr="00000000">
        <w:rPr>
          <w:b w:val="1"/>
          <w:bCs w:val="1"/>
          <w:rtl w:val="0"/>
        </w:rPr>
        <w:t xml:space="preserve">MA-I4.0 </w:t>
      </w:r>
      <w:r w:rsidDel="00000000" w:rsidR="00000000" w:rsidRPr="00000000">
        <w:rPr>
          <w:rtl w:val="0"/>
        </w:rPr>
        <w:t xml:space="preserve">possui 3 blocos: Processo, Tecnologia e Organização.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Pilar</w:t>
      </w:r>
      <w:r w:rsidDel="00000000" w:rsidR="00000000" w:rsidRPr="00000000">
        <w:rPr>
          <w:rtl w:val="0"/>
        </w:rPr>
        <w:t xml:space="preserve">: Uma segmentação conceitual de nível intermediário dentro de um bloco</w:t>
      </w:r>
      <w:ins w:author="Wilson de Souza Melo Junior" w:id="22" w:date="2025-11-26T19:39:21Z">
        <w:r w:rsidDel="00000000" w:rsidR="00000000" w:rsidRPr="00000000">
          <w:rPr>
            <w:rtl w:val="0"/>
          </w:rPr>
          <w:t xml:space="preserve">,</w:t>
        </w:r>
      </w:ins>
      <w:r w:rsidDel="00000000" w:rsidR="00000000" w:rsidRPr="00000000">
        <w:rPr>
          <w:rtl w:val="0"/>
        </w:rPr>
        <w:t xml:space="preserve"> representando subdivisões facilmente observáveis</w:t>
      </w:r>
      <w:ins w:author="Wilson de Souza Melo Junior" w:id="23" w:date="2025-11-26T19:39:36Z">
        <w:r w:rsidDel="00000000" w:rsidR="00000000" w:rsidRPr="00000000">
          <w:rPr>
            <w:rtl w:val="0"/>
          </w:rPr>
          <w:t xml:space="preserve">,</w:t>
        </w:r>
      </w:ins>
      <w:r w:rsidDel="00000000" w:rsidR="00000000" w:rsidRPr="00000000">
        <w:rPr>
          <w:rtl w:val="0"/>
        </w:rPr>
        <w:t xml:space="preserve"> </w:t>
      </w:r>
      <w:ins w:author="Wilson de Souza Melo Junior" w:id="24" w:date="2025-11-26T19:39:44Z">
        <w:r w:rsidDel="00000000" w:rsidR="00000000" w:rsidRPr="00000000">
          <w:rPr>
            <w:rtl w:val="0"/>
          </w:rPr>
          <w:t xml:space="preserve">nas quais</w:t>
        </w:r>
      </w:ins>
      <w:del w:author="Wilson de Souza Melo Junior" w:id="24" w:date="2025-11-26T19:39:44Z">
        <w:r w:rsidDel="00000000" w:rsidR="00000000" w:rsidRPr="00000000">
          <w:rPr>
            <w:rtl w:val="0"/>
          </w:rPr>
          <w:delText xml:space="preserve"> e em que</w:delText>
        </w:r>
      </w:del>
      <w:r w:rsidDel="00000000" w:rsidR="00000000" w:rsidRPr="00000000">
        <w:rPr>
          <w:rtl w:val="0"/>
        </w:rPr>
        <w:t xml:space="preserve"> as empresas devem focar para se tornarem organizações preparadas para a Indústria 4.0. O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rtl w:val="0"/>
        </w:rPr>
        <w:t xml:space="preserve"> possui 8 pilares.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Dimensão</w:t>
      </w:r>
      <w:r w:rsidDel="00000000" w:rsidR="00000000" w:rsidRPr="00000000">
        <w:rPr>
          <w:rtl w:val="0"/>
        </w:rPr>
        <w:t xml:space="preserve">: Área de avaliação específica dentro de um pilar, representando o constructo ou uma variável mensurável. O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rtl w:val="0"/>
        </w:rPr>
        <w:t xml:space="preserve">  possui 16 dimensões.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Capacidade</w:t>
      </w:r>
      <w:r w:rsidDel="00000000" w:rsidR="00000000" w:rsidRPr="00000000">
        <w:rPr>
          <w:rtl w:val="0"/>
        </w:rPr>
        <w:t xml:space="preserve">: São medidas que visam qualitativamente caracterizar e operacionalizar as dimensões. O </w:t>
      </w:r>
      <w:r w:rsidDel="00000000" w:rsidR="00000000" w:rsidRPr="00000000">
        <w:rPr>
          <w:b w:val="1"/>
          <w:bCs w:val="1"/>
          <w:rtl w:val="0"/>
        </w:rPr>
        <w:t xml:space="preserve">MA-I4.0 </w:t>
      </w:r>
      <w:r w:rsidDel="00000000" w:rsidR="00000000" w:rsidRPr="00000000">
        <w:rPr>
          <w:b w:val="0"/>
          <w:bCs w:val="0"/>
          <w:rtl w:val="0"/>
        </w:rPr>
        <w:t xml:space="preserve"> possui 27 capacidades.</w:t>
      </w:r>
      <w:r w:rsidDel="00000000" w:rsidR="00000000" w:rsidRPr="00000000">
        <w:rPr>
          <w:rtl w:val="0"/>
        </w:rPr>
        <w:t xml:space="preserve"> Uma capacidade é avaliada por uma ou mais questões em uma escala ordinal de 0 a 6.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Nível de Maturidade</w:t>
      </w:r>
      <w:r w:rsidDel="00000000" w:rsidR="00000000" w:rsidRPr="00000000">
        <w:rPr>
          <w:rtl w:val="0"/>
        </w:rPr>
        <w:t xml:space="preserve">: Grau de evolução de uma dimensão, medido em uma escala de 0 (inexistente) a 6 (adaptativo).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Índice MA-I4.0</w:t>
      </w:r>
      <w:r w:rsidDel="00000000" w:rsidR="00000000" w:rsidRPr="00000000">
        <w:rPr>
          <w:rtl w:val="0"/>
        </w:rPr>
        <w:t xml:space="preserve">: Valor numérico final que representa o nível geral de maturidade 4.0 da organização, calculado através de média ponderada das dimensões.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4gw2g8trumpv" w:id="13"/>
      <w:bookmarkEnd w:id="13"/>
      <w:r w:rsidDel="00000000" w:rsidR="00000000" w:rsidRPr="00000000">
        <w:rPr>
          <w:rtl w:val="0"/>
        </w:rPr>
        <w:t xml:space="preserve">3.3 Termos do Processo de Avaliação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Avaliador Líder</w:t>
      </w:r>
      <w:r w:rsidDel="00000000" w:rsidR="00000000" w:rsidRPr="00000000">
        <w:rPr>
          <w:rtl w:val="0"/>
        </w:rPr>
        <w:t xml:space="preserve">: Profissional responsável por planejar, conduzir e documentar a avaliação de maturidade.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Equipe de Avaliação</w:t>
      </w:r>
      <w:r w:rsidDel="00000000" w:rsidR="00000000" w:rsidRPr="00000000">
        <w:rPr>
          <w:rtl w:val="0"/>
        </w:rPr>
        <w:t xml:space="preserve">: Grupo de profissionais que conduz a avaliação, liderado pelo Avaliador Líder.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Patrocinador</w:t>
      </w:r>
      <w:r w:rsidDel="00000000" w:rsidR="00000000" w:rsidRPr="00000000">
        <w:rPr>
          <w:rtl w:val="0"/>
        </w:rPr>
        <w:t xml:space="preserve">: Executivo da organização avaliada que autoriza e apoia a realização da avaliação.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</w:t>
      </w:r>
      <w:r w:rsidDel="00000000" w:rsidR="00000000" w:rsidRPr="00000000">
        <w:rPr>
          <w:rtl w:val="0"/>
        </w:rPr>
        <w:t xml:space="preserve">: Profissional da organização avaliada que fornece informações durante a avaliação.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Escopo da Avaliação</w:t>
      </w:r>
      <w:r w:rsidDel="00000000" w:rsidR="00000000" w:rsidRPr="00000000">
        <w:rPr>
          <w:rtl w:val="0"/>
        </w:rPr>
        <w:t xml:space="preserve">: Definição clara dos limites organizacionais, geográficos e funcionais da avaliação.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Plano de Avaliação</w:t>
      </w:r>
      <w:r w:rsidDel="00000000" w:rsidR="00000000" w:rsidRPr="00000000">
        <w:rPr>
          <w:rtl w:val="0"/>
        </w:rPr>
        <w:t xml:space="preserve">: Documento que descreve como a avaliação será conduzida, incluindo cronograma, recursos e métodos.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Relatório de Avaliação</w:t>
      </w:r>
      <w:r w:rsidDel="00000000" w:rsidR="00000000" w:rsidRPr="00000000">
        <w:rPr>
          <w:rtl w:val="0"/>
        </w:rPr>
        <w:t xml:space="preserve">: Documento que apresenta os resultados da avaliação, incluindo o índice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rtl w:val="0"/>
        </w:rPr>
        <w:t xml:space="preserve">, pontuações por dimensão e recomendações.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jxlaj83xdiju" w:id="14"/>
      <w:bookmarkEnd w:id="14"/>
      <w:r w:rsidDel="00000000" w:rsidR="00000000" w:rsidRPr="00000000">
        <w:rPr>
          <w:rtl w:val="0"/>
        </w:rPr>
        <w:t xml:space="preserve">4. Visão Geral do Processo de Avaliação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 Processo de avaliação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rtl w:val="0"/>
        </w:rPr>
        <w:t xml:space="preserve"> é estruturado em </w:t>
      </w:r>
      <w:ins w:author="Wilson de Souza Melo Junior" w:id="25" w:date="2025-11-26T19:41:57Z">
        <w:commentRangeStart w:id="3"/>
        <w:r w:rsidDel="00000000" w:rsidR="00000000" w:rsidRPr="00000000">
          <w:rPr>
            <w:b w:val="1"/>
            <w:bCs w:val="1"/>
            <w:rtl w:val="0"/>
            <w:rPrChange w:author="Wilson de Souza Melo Junior" w:id="26" w:date="2025-11-26T19:41:57Z">
              <w:rPr/>
            </w:rPrChange>
          </w:rPr>
          <w:t xml:space="preserve">quatro</w:t>
        </w:r>
      </w:ins>
      <w:del w:author="Wilson de Souza Melo Junior" w:id="25" w:date="2025-11-26T19:41:57Z">
        <w:r w:rsidDel="00000000" w:rsidR="00000000" w:rsidRPr="00000000">
          <w:rPr>
            <w:b w:val="1"/>
            <w:bCs w:val="1"/>
            <w:rtl w:val="0"/>
            <w:rPrChange w:author="Wilson de Souza Melo Junior" w:id="26" w:date="2025-11-26T19:41:57Z">
              <w:rPr>
                <w:b w:val="1"/>
                <w:bCs w:val="1"/>
              </w:rPr>
            </w:rPrChange>
          </w:rPr>
          <w:delText xml:space="preserve">4</w:delText>
        </w:r>
      </w:del>
      <w:r w:rsidDel="00000000" w:rsidR="00000000" w:rsidRPr="00000000">
        <w:rPr>
          <w:b w:val="1"/>
          <w:bCs w:val="1"/>
          <w:rtl w:val="0"/>
        </w:rPr>
        <w:t xml:space="preserve"> </w:t>
      </w:r>
      <w:ins w:author="Wilson de Souza Melo Junior" w:id="27" w:date="2025-11-26T19:42:04Z">
        <w:r w:rsidDel="00000000" w:rsidR="00000000" w:rsidRPr="00000000">
          <w:rPr>
            <w:b w:val="1"/>
            <w:bCs w:val="1"/>
            <w:rtl w:val="0"/>
          </w:rPr>
          <w:t xml:space="preserve">s</w:t>
        </w:r>
      </w:ins>
      <w:del w:author="Wilson de Souza Melo Junior" w:id="27" w:date="2025-11-26T19:42:04Z">
        <w:r w:rsidDel="00000000" w:rsidR="00000000" w:rsidRPr="00000000">
          <w:rPr>
            <w:b w:val="1"/>
            <w:bCs w:val="1"/>
            <w:rtl w:val="0"/>
          </w:rPr>
          <w:delText xml:space="preserve">S</w:delText>
        </w:r>
      </w:del>
      <w:r w:rsidDel="00000000" w:rsidR="00000000" w:rsidRPr="00000000">
        <w:rPr>
          <w:b w:val="1"/>
          <w:bCs w:val="1"/>
          <w:rtl w:val="0"/>
        </w:rPr>
        <w:t xml:space="preserve">ubprocessos principais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, inspirados na norma ISO/IEC 33020: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s1x2x3lei9wp" w:id="15"/>
      <w:bookmarkEnd w:id="15"/>
      <w:r w:rsidDel="00000000" w:rsidR="00000000" w:rsidRPr="00000000">
        <w:rPr>
          <w:rtl w:val="0"/>
        </w:rPr>
        <w:t xml:space="preserve">4.1 Diagrama do Processo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156163</wp:posOffset>
            </wp:positionV>
            <wp:extent cx="4929188" cy="2297430"/>
            <wp:effectExtent b="0" l="0" r="0" t="0"/>
            <wp:wrapTopAndBottom distB="0" distT="0"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297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jc w:val="center"/>
        <w:rPr/>
      </w:pPr>
      <w:r w:rsidDel="00000000" w:rsidR="00000000" w:rsidRPr="00000000">
        <w:rPr>
          <w:rtl w:val="0"/>
        </w:rPr>
        <w:t xml:space="preserve">Figura 1. Processo de Avaliação MA-I4.0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q32nj2ijt7ys" w:id="16"/>
      <w:bookmarkEnd w:id="16"/>
      <w:r w:rsidDel="00000000" w:rsidR="00000000" w:rsidRPr="00000000">
        <w:rPr>
          <w:rtl w:val="0"/>
        </w:rPr>
        <w:t xml:space="preserve">4.2 Descrição de Alto Nível dos Subprocessos</w:t>
      </w:r>
    </w:p>
    <w:p w:rsidR="00000000" w:rsidDel="00000000" w:rsidP="00000000" w:rsidRDefault="00000000" w:rsidRPr="00000000" w14:paraId="000000F2">
      <w:pPr>
        <w:pStyle w:val="Heading4"/>
        <w:rPr/>
      </w:pPr>
      <w:r w:rsidDel="00000000" w:rsidR="00000000" w:rsidRPr="00000000">
        <w:rPr>
          <w:rtl w:val="0"/>
        </w:rPr>
        <w:t xml:space="preserve">Subprocesso 1: Preparar a Avaliação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Planejar e organizar todos os aspectos da avaliação.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Definir o escopo da avaliação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os participantes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Elaborar o plano de avaliação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Preparar os instrumentos de coleta de dados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Comunicar o </w:t>
      </w:r>
      <w:ins w:author="Wilson de Souza Melo Junior" w:id="28" w:date="2025-11-26T19:42:38Z">
        <w:r w:rsidDel="00000000" w:rsidR="00000000" w:rsidRPr="00000000">
          <w:rPr>
            <w:rtl w:val="0"/>
          </w:rPr>
          <w:t xml:space="preserve">p</w:t>
        </w:r>
      </w:ins>
      <w:del w:author="Wilson de Souza Melo Junior" w:id="28" w:date="2025-11-26T19:42:38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 aos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Produtos gerados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Plano de Avaliação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de atividades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participantes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Questionários e </w:t>
      </w:r>
      <w:r w:rsidDel="00000000" w:rsidR="00000000" w:rsidRPr="00000000">
        <w:rPr>
          <w:i w:val="1"/>
          <w:iCs w:val="1"/>
          <w:rtl w:val="0"/>
        </w:rPr>
        <w:t xml:space="preserve">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rPr/>
      </w:pPr>
      <w:r w:rsidDel="00000000" w:rsidR="00000000" w:rsidRPr="00000000">
        <w:rPr>
          <w:rtl w:val="0"/>
        </w:rPr>
        <w:t xml:space="preserve">Subprocesso 2: Realizar Avaliação Inicial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Coletar informações preliminares e realizar uma primeira análise.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Conduzir entrevistas iniciais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Aplicar questionários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documentação existente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Realizar observações </w:t>
      </w:r>
      <w:r w:rsidDel="00000000" w:rsidR="00000000" w:rsidRPr="00000000">
        <w:rPr>
          <w:i w:val="1"/>
          <w:iCs w:val="1"/>
          <w:rtl w:val="0"/>
          <w:rPrChange w:author="Wilson de Souza Melo Junior" w:id="29" w:date="2025-11-26T19:43:13Z">
            <w:rPr/>
          </w:rPrChange>
        </w:rPr>
        <w:t xml:space="preserve">in loco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Consolidar informações coletadas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Produtos gerados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Registros de entrevistas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Questionários preenchidos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evidências coletadas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preliminar de achados</w:t>
      </w:r>
    </w:p>
    <w:p w:rsidR="00000000" w:rsidDel="00000000" w:rsidP="00000000" w:rsidRDefault="00000000" w:rsidRPr="00000000" w14:paraId="00000114">
      <w:pPr>
        <w:pStyle w:val="Heading4"/>
        <w:rPr/>
      </w:pPr>
      <w:r w:rsidDel="00000000" w:rsidR="00000000" w:rsidRPr="00000000">
        <w:rPr>
          <w:rtl w:val="0"/>
        </w:rPr>
        <w:t xml:space="preserve">Subprocesso 3: Realizar Avaliação Final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Validar as informações coletadas e atribuir os níveis de maturidade.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Validar evidências com participantes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Atribuir níveis de maturidade às 16 dimensões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Calcular o índice MA-I4.0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pontos fortes e oportunidades de melhoria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Elaborar recomendações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Produtos gerados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Matriz de avaliação preenchida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Índice MA-I4.0 calculado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pontos fortes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oportunidades de melhoria</w:t>
      </w:r>
    </w:p>
    <w:p w:rsidR="00000000" w:rsidDel="00000000" w:rsidP="00000000" w:rsidRDefault="00000000" w:rsidRPr="00000000" w14:paraId="00000125">
      <w:pPr>
        <w:pStyle w:val="Heading4"/>
        <w:rPr/>
      </w:pPr>
      <w:r w:rsidDel="00000000" w:rsidR="00000000" w:rsidRPr="00000000">
        <w:rPr>
          <w:rtl w:val="0"/>
        </w:rPr>
        <w:t xml:space="preserve">Subprocesso 4: Documentar Resultados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Formalizar e comunicar os resultados da avaliação.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Elaborar o relatório final de avaliação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Preparar apresentação executiva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e aprovar o relatório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resultados aos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Arquivar documentação da avaliação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Produtos gerados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Final de Avaliação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Apresentação executiva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de Recomendações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Armazenamento da Documentação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Divulgação de Resultados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7fkn1l5m1yq8" w:id="17"/>
      <w:bookmarkEnd w:id="17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Descrição Detalhada do Processo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3f0vth4mk7gy" w:id="18"/>
      <w:bookmarkEnd w:id="18"/>
      <w:commentRangeStart w:id="4"/>
      <w:r w:rsidDel="00000000" w:rsidR="00000000" w:rsidRPr="00000000">
        <w:rPr>
          <w:rtl w:val="0"/>
        </w:rPr>
        <w:t xml:space="preserve">5.1 Subprocesso 1: Preparar a Realização da Avaliação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rPr/>
      </w:pPr>
      <w:bookmarkStart w:colFirst="0" w:colLast="0" w:name="_6dxm7b65kmdc" w:id="19"/>
      <w:bookmarkEnd w:id="19"/>
      <w:r w:rsidDel="00000000" w:rsidR="00000000" w:rsidRPr="00000000">
        <w:rPr>
          <w:rtl w:val="0"/>
        </w:rPr>
        <w:t xml:space="preserve">5.1.1 Atividade 1.1: Estabelecer o Compromisso para a Avaliação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Obter o comprometimento formal da organização para a realização da avaliação.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commentRangeStart w:id="5"/>
      <w:r w:rsidDel="00000000" w:rsidR="00000000" w:rsidRPr="00000000">
        <w:rPr>
          <w:b w:val="1"/>
          <w:bCs w:val="1"/>
          <w:rtl w:val="0"/>
        </w:rPr>
        <w:t xml:space="preserve">Tarefa 1.1.1: Identificar o Patrocinador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o executivo que autorizará e apoiará a avaliação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Garantir que o patrocinador tenha autoridade e influência adequadas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o comprometimento formal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Interesse da organização em avaliar sua maturidade I4.0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Patrocinador identificado e comprometido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Carta de compromisso assinada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1.1.2: Definir o Propósito e Escopo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Definir claramente por que a avaliação está sendo realizada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os limites organizacionais (unidades, departamentos)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os limites geográficos (plantas, localizações)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os limites funcionais (</w:t>
      </w:r>
      <w:ins w:author="Wilson de Souza Melo Junior" w:id="30" w:date="2025-11-27T21:01:32Z">
        <w:r w:rsidDel="00000000" w:rsidR="00000000" w:rsidRPr="00000000">
          <w:rPr>
            <w:rtl w:val="0"/>
          </w:rPr>
          <w:t xml:space="preserve">p</w:t>
        </w:r>
      </w:ins>
      <w:del w:author="Wilson de Souza Melo Junior" w:id="30" w:date="2025-11-27T21:01:32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rocessos, sistemas)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Definir se a avaliação será completa (16 dimensões) ou parcial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Patrocinador comprometido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escopo aprovado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Limites da avaliação claramente definidos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1.1.3: Definir Restrições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restrições de tempo (prazo para conclusão)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restrições de orçamento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restrições de acesso (áreas restritas, informações confidenciais)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restrições de recursos (disponibilidade de pessoas)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Escopo definido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restrições documentada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Plano de mitigação de restrições elaborado</w:t>
      </w:r>
    </w:p>
    <w:p w:rsidR="00000000" w:rsidDel="00000000" w:rsidP="00000000" w:rsidRDefault="00000000" w:rsidRPr="00000000" w14:paraId="00000170">
      <w:pPr>
        <w:pStyle w:val="Heading4"/>
        <w:rPr/>
      </w:pPr>
      <w:bookmarkStart w:colFirst="0" w:colLast="0" w:name="_uwbqvqontly7" w:id="20"/>
      <w:bookmarkEnd w:id="20"/>
      <w:r w:rsidDel="00000000" w:rsidR="00000000" w:rsidRPr="00000000">
        <w:rPr>
          <w:rtl w:val="0"/>
        </w:rPr>
        <w:t xml:space="preserve">6.1.2 Atividade 1.2: Selecionar e Preparar a Equipe de Avaliação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Formar uma equipe competente para conduzir a avaliação.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1.2.1: Selecionar o Avaliador Líder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profissional com conhecimento em Indústria 4.0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experiência em avaliações de maturidade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habilidades de liderança e comunicação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Formalizar a designação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Necessidade de avaliação estabelecida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Avaliador Líder designado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1.2.2: Selecionar Avaliadores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Determinar o tamanho necessário da equipe com base no escopo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profissionais com conhecimentos complementares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Garantir cobertura de conhecimento nos blocos áreas de Processo, Tecnologia e Organizacional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Formalizar as designações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Avaliador Líder designado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Escopo da avaliação definido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Equipe de avaliação completa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Papéis e responsabilidades definidos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1.2.3: Preparar a Equipe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Realizar reunião de alinhamento da equipe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o framework MA-I4.0 e os critérios de avaliação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o Processo de avaliação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Distribuir materiais de referência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Esclarecer dúvidas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Equipe de avaliação selecionada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Equipe alinhada e preparada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Materiais de referência distribuídos</w:t>
      </w:r>
    </w:p>
    <w:p w:rsidR="00000000" w:rsidDel="00000000" w:rsidP="00000000" w:rsidRDefault="00000000" w:rsidRPr="00000000" w14:paraId="000001A5">
      <w:pPr>
        <w:pStyle w:val="Heading4"/>
        <w:rPr/>
      </w:pPr>
      <w:bookmarkStart w:colFirst="0" w:colLast="0" w:name="_hthownqbl96r" w:id="21"/>
      <w:bookmarkEnd w:id="21"/>
      <w:r w:rsidDel="00000000" w:rsidR="00000000" w:rsidRPr="00000000">
        <w:rPr>
          <w:rtl w:val="0"/>
        </w:rPr>
        <w:t xml:space="preserve">5.1.3 Atividade 1.3: Elaborar o Plano de Avaliação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Documentar como a avaliação será conduzida.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1.3.1: Identificar os Participantes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gestores e profissionais-chave em cada área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Garantir representação de todas as áreas relevantes ao escopo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disponibilidade dos participantes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Obter compromisso de participação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Escopo da avaliação definido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participantes elaborada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Compromisso de participação obtido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1.3.2: Definir Métodos de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Selecionar métodos apropriados (entrevistas, questionários, observação, análise documental)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Definir quando cada método será utilizado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Preparar instrumentos de coleta (roteiros de entrevista, questionários)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Escopo e participantes definidos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Métodos de coleta definidos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Instrumentos preparados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1.3.3: Elaborar o Cronograma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Definir datas para cada atividade do Processo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Alocar tempo adequado para cada entrevista/atividade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Considerar disponibilidade dos participantes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Incluir marcos e entregas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Obter aprovação do patrocinador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Participantes e métodos definidos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elaborado e aprovado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1.3.4: Consolidar o Plano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todos os elementos do planejamento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Incluir: escopo, objetivos, equipe, participantes, métodos, cronograma, restrições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o plano com a equipe de avaliação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Obter aprovação do patrocinador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Todos os elementos do planejamento definidos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Plano de Avaliação completo e aprovado</w:t>
      </w:r>
    </w:p>
    <w:p w:rsidR="00000000" w:rsidDel="00000000" w:rsidP="00000000" w:rsidRDefault="00000000" w:rsidRPr="00000000" w14:paraId="000001E7">
      <w:pPr>
        <w:pStyle w:val="Heading4"/>
        <w:rPr/>
      </w:pPr>
      <w:bookmarkStart w:colFirst="0" w:colLast="0" w:name="_fd2blyl1sm1u" w:id="22"/>
      <w:bookmarkEnd w:id="22"/>
      <w:r w:rsidDel="00000000" w:rsidR="00000000" w:rsidRPr="00000000">
        <w:rPr>
          <w:rtl w:val="0"/>
        </w:rPr>
        <w:t xml:space="preserve">5.1.4 Atividade 1.4: Comunicar a Avaliação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Informar 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sobre a avaliação e obter seu engajamento.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1.4.1: Preparar Material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Elaborar apresentação sobre a avaliação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Preparar FAQ (perguntas frequentes)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Preparar comunicados para diferentes públicos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Plano de Avaliação aprovado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Material de comunicação preparado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1.4.2: Realizar Reunião de 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Convocar reunião com patrocinador e principais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o propósito, escopo e Processo da avaliação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Esclarecer expectativas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perguntas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Obter comprometimento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Material de comunicação preparado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Reunião de abertura realizada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Stakeholders informados e engajados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1.4.3: Comunicar aos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Enviar convites formais aos participantes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Fornecer informações sobre o Processo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Informar datas e horários das atividades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Esclarecer o que será esperado deles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Reunião de abertura realizada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Participantes informados e preparados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dykik7e94mh2" w:id="23"/>
      <w:bookmarkEnd w:id="23"/>
      <w:r w:rsidDel="00000000" w:rsidR="00000000" w:rsidRPr="00000000">
        <w:rPr>
          <w:rtl w:val="0"/>
        </w:rPr>
        <w:t xml:space="preserve">5.2 Subprocesso 2: Realizar a Avaliação Inicial</w:t>
      </w:r>
    </w:p>
    <w:p w:rsidR="00000000" w:rsidDel="00000000" w:rsidP="00000000" w:rsidRDefault="00000000" w:rsidRPr="00000000" w14:paraId="0000021C">
      <w:pPr>
        <w:pStyle w:val="Heading4"/>
        <w:rPr/>
      </w:pPr>
      <w:bookmarkStart w:colFirst="0" w:colLast="0" w:name="_xgwaduftbswy" w:id="24"/>
      <w:bookmarkEnd w:id="24"/>
      <w:r w:rsidDel="00000000" w:rsidR="00000000" w:rsidRPr="00000000">
        <w:rPr>
          <w:rtl w:val="0"/>
        </w:rPr>
        <w:t xml:space="preserve">5.2.1 Atividade 2.1: Coletar Informações Documentais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Obter informações preliminares através de documentos existentes.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2.1.1: Solicitar Documentação Relevante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Elaborar lista de documentos necessários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Solicitar formalmente à organização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prazo para fornecimento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Documentos típicos solicitados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Organogramas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Descrições de Processos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Diagramas de arquitetura de TI/OT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Políticas e procedimentos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Planos estratégicos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Relatórios de desempenho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Inventários de tecnologias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Plano de Avaliação aprovado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solicitada e recebida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2.1.2: Analisar 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cada documento recebido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Extrair informações relevantes para cada dimensão do MA-I4.0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evidências de práticas implementadas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lacunas de informação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Preparar perguntas para entrevistas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recebida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Análise documental concluída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Perguntas para entrevistas preparadas</w:t>
      </w:r>
    </w:p>
    <w:p w:rsidR="00000000" w:rsidDel="00000000" w:rsidP="00000000" w:rsidRDefault="00000000" w:rsidRPr="00000000" w14:paraId="00000249">
      <w:pPr>
        <w:pStyle w:val="Heading4"/>
        <w:rPr/>
      </w:pPr>
      <w:bookmarkStart w:colFirst="0" w:colLast="0" w:name="_lz6ttlfk8hh8" w:id="25"/>
      <w:bookmarkEnd w:id="25"/>
      <w:r w:rsidDel="00000000" w:rsidR="00000000" w:rsidRPr="00000000">
        <w:rPr>
          <w:rtl w:val="0"/>
        </w:rPr>
        <w:t xml:space="preserve">5.2.2 Atividade 2.2: Conduzir Entrevistas e Observações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Coletar informações através de interação direta com os participantes.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2.2.1: Realizar Entrevistas Estruturadas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Conduzir entrevistas conforme cronograma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Utilizar roteiros preparados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Fazer perguntas sobre cada dimensão relevante ao entrevistado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respostas de forma estruturada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Solicitar evidências adicionais quando necessário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de entrevistas estabelecido</w:t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Roteiros preparados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Entrevistas realizadas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Registros de entrevistas documentados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2.2.2: Aplicar Questionários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Distribuir questionários aos participantes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Fornecer instruções claras de preenchimento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prazo para devolução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Acompanhar o preenchimento</w:t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Coletar questionários preenchidos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Questionários preparados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Participantes identificados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Questionários preenchidos e coletados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i w:val="1"/>
          <w:iCs w:val="1"/>
          <w:rPrChange w:author="Wilson de Souza Melo Junior" w:id="31" w:date="2025-11-27T21:08:17Z">
            <w:rPr/>
          </w:rPrChange>
        </w:rPr>
      </w:pPr>
      <w:r w:rsidDel="00000000" w:rsidR="00000000" w:rsidRPr="00000000">
        <w:rPr>
          <w:b w:val="1"/>
          <w:bCs w:val="1"/>
          <w:rtl w:val="0"/>
        </w:rPr>
        <w:t xml:space="preserve">Tarefa 2.2.3: Realizar Observações </w:t>
      </w:r>
      <w:r w:rsidDel="00000000" w:rsidR="00000000" w:rsidRPr="00000000">
        <w:rPr>
          <w:b w:val="1"/>
          <w:bCs w:val="1"/>
          <w:i w:val="1"/>
          <w:iCs w:val="1"/>
          <w:rtl w:val="0"/>
          <w:rPrChange w:author="Wilson de Souza Melo Junior" w:id="31" w:date="2025-11-27T21:08:17Z">
            <w:rPr>
              <w:b w:val="1"/>
              <w:bCs w:val="1"/>
            </w:rPr>
          </w:rPrChange>
        </w:rPr>
        <w:t xml:space="preserve">In 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Visitar áreas operacionais (chão de fábrica, escritórios)</w:t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Observar </w:t>
      </w:r>
      <w:ins w:author="Wilson de Souza Melo Junior" w:id="32" w:date="2025-11-27T21:08:26Z">
        <w:r w:rsidDel="00000000" w:rsidR="00000000" w:rsidRPr="00000000">
          <w:rPr>
            <w:rtl w:val="0"/>
          </w:rPr>
          <w:t xml:space="preserve">p</w:t>
        </w:r>
      </w:ins>
      <w:del w:author="Wilson de Souza Melo Junior" w:id="32" w:date="2025-11-27T21:08:26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em execução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tecnologias implementadas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Observar práticas de trabalho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observações com fotos (quando permitido)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Autorização para visitas obtida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de visitas estabelecido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Observações realizadas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Registros de observações documentados</w:t>
      </w:r>
    </w:p>
    <w:p w:rsidR="00000000" w:rsidDel="00000000" w:rsidP="00000000" w:rsidRDefault="00000000" w:rsidRPr="00000000" w14:paraId="00000282">
      <w:pPr>
        <w:pStyle w:val="Heading4"/>
        <w:rPr/>
      </w:pPr>
      <w:bookmarkStart w:colFirst="0" w:colLast="0" w:name="_hu50ebmbig4z" w:id="26"/>
      <w:bookmarkEnd w:id="26"/>
      <w:r w:rsidDel="00000000" w:rsidR="00000000" w:rsidRPr="00000000">
        <w:rPr>
          <w:rtl w:val="0"/>
        </w:rPr>
        <w:t xml:space="preserve">5.2.3 Atividade 2.3: Consolidar Informações Coletadas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Organizar e estruturar todas as informações coletadas.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2.3.1: Organizar Evidências por Dimensão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Criar uma matriz de evidências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Classificar cada evidência coletada por dimensão do MA-I4.0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múltiplas evidências para a mesma dimensão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dimensões com evidências insuficientes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Todas as atividades de coleta concluídas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Matriz de evidências elaborada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2.3.2: Realizar Análise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evidências para cada dimensão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Fazer uma avaliação preliminar do nível de maturidade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inconsistências ou lacunas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Preparar lista de questões a esclarecer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Matriz de evidências elaborada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Análise preliminar concluída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questões a esclarecer preparada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2.3.3: Elaborar Relatório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achados preliminares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Incluir avaliações preliminares por dimensão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Incluir lista de questões a esclarecer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Incluir lista de evidências adicionais necessárias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Análise preliminar concluída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preliminar elaborado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rPr/>
      </w:pPr>
      <w:bookmarkStart w:colFirst="0" w:colLast="0" w:name="_wj4ej2bsitdf" w:id="27"/>
      <w:bookmarkEnd w:id="27"/>
      <w:r w:rsidDel="00000000" w:rsidR="00000000" w:rsidRPr="00000000">
        <w:rPr>
          <w:rtl w:val="0"/>
        </w:rPr>
        <w:t xml:space="preserve">5.3 Subprocesso 3: Realizar a Avaliação Final</w:t>
      </w:r>
    </w:p>
    <w:p w:rsidR="00000000" w:rsidDel="00000000" w:rsidP="00000000" w:rsidRDefault="00000000" w:rsidRPr="00000000" w14:paraId="000002BA">
      <w:pPr>
        <w:pStyle w:val="Heading4"/>
        <w:rPr/>
      </w:pPr>
      <w:bookmarkStart w:colFirst="0" w:colLast="0" w:name="_38ypsit4d5g8" w:id="28"/>
      <w:bookmarkEnd w:id="28"/>
      <w:r w:rsidDel="00000000" w:rsidR="00000000" w:rsidRPr="00000000">
        <w:rPr>
          <w:rtl w:val="0"/>
        </w:rPr>
        <w:t xml:space="preserve">5.3.1 Atividade 3.1: Validar Informações Coletadas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Garantir a precisão e completude das informações.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3.1.1: Esclarecer Questões Pendentes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Agendar reuniões de esclarecimento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questões identificadas</w:t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Obter respostas e evidências adicionais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esclarecimentos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preliminar elaborado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questões a esclarecer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Questões esclarecidas</w:t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Evidências adicionais coletadas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3.1.2: Validar Achados com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achados preliminares aos participantes</w:t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Solicitar confirmação ou correção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Resolver discrepâncias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Obter concordância sobre os fatos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Questões esclarecidas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Achados validados pelos participantes</w:t>
      </w:r>
    </w:p>
    <w:p w:rsidR="00000000" w:rsidDel="00000000" w:rsidP="00000000" w:rsidRDefault="00000000" w:rsidRPr="00000000" w14:paraId="000002DE">
      <w:pPr>
        <w:pStyle w:val="Heading4"/>
        <w:rPr/>
      </w:pPr>
      <w:bookmarkStart w:colFirst="0" w:colLast="0" w:name="_xuq31omgldoi" w:id="29"/>
      <w:bookmarkEnd w:id="29"/>
      <w:r w:rsidDel="00000000" w:rsidR="00000000" w:rsidRPr="00000000">
        <w:rPr>
          <w:rtl w:val="0"/>
        </w:rPr>
        <w:t xml:space="preserve">5.3.2 Atividade 3.2: Atribuir Níveis de Maturidade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Determinar o nível de maturidade de cada dimensão.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3.2.1: Avaliar Cada Dimensão Individualmente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Para cada uma das 16 dimensões:</w:t>
      </w:r>
    </w:p>
    <w:p w:rsidR="00000000" w:rsidDel="00000000" w:rsidP="00000000" w:rsidRDefault="00000000" w:rsidRPr="00000000" w14:paraId="000002E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Revisar todas as evidências coletadas</w:t>
      </w:r>
    </w:p>
    <w:p w:rsidR="00000000" w:rsidDel="00000000" w:rsidP="00000000" w:rsidRDefault="00000000" w:rsidRPr="00000000" w14:paraId="000002E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Comparar com os critérios de cada nível (0 a 6)</w:t>
      </w:r>
    </w:p>
    <w:p w:rsidR="00000000" w:rsidDel="00000000" w:rsidP="00000000" w:rsidRDefault="00000000" w:rsidRPr="00000000" w14:paraId="000002E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Determinar o nível que melhor descreve a situação atual</w:t>
      </w:r>
    </w:p>
    <w:p w:rsidR="00000000" w:rsidDel="00000000" w:rsidP="00000000" w:rsidRDefault="00000000" w:rsidRPr="00000000" w14:paraId="000002E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Documentar a justificativa da avaliação</w:t>
      </w:r>
    </w:p>
    <w:p w:rsidR="00000000" w:rsidDel="00000000" w:rsidP="00000000" w:rsidRDefault="00000000" w:rsidRPr="00000000" w14:paraId="000002E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Identificar evidências-chave que suportam a avaliação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Achados validados</w:t>
      </w:r>
    </w:p>
    <w:p w:rsidR="00000000" w:rsidDel="00000000" w:rsidP="00000000" w:rsidRDefault="00000000" w:rsidRPr="00000000" w14:paraId="000002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Critérios de níveis de maturidade disponíveis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Nível de maturidade atribuído a cada dimensão</w:t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Justificativas documentadas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3.2.2: Revisar Consistência das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todas as 16 avaliações em conjunto</w:t>
      </w:r>
    </w:p>
    <w:p w:rsidR="00000000" w:rsidDel="00000000" w:rsidP="00000000" w:rsidRDefault="00000000" w:rsidRPr="00000000" w14:paraId="000002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consistência entre dimensões relacionadas</w:t>
      </w:r>
    </w:p>
    <w:p w:rsidR="00000000" w:rsidDel="00000000" w:rsidP="00000000" w:rsidRDefault="00000000" w:rsidRPr="00000000" w14:paraId="000002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e resolver inconsistências</w:t>
      </w:r>
    </w:p>
    <w:p w:rsidR="00000000" w:rsidDel="00000000" w:rsidP="00000000" w:rsidRDefault="00000000" w:rsidRPr="00000000" w14:paraId="000002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Obter consenso da equipe de avaliação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Todas as dimensões avaliadas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Avaliações consistentes e consensuadas</w:t>
      </w:r>
    </w:p>
    <w:p w:rsidR="00000000" w:rsidDel="00000000" w:rsidP="00000000" w:rsidRDefault="00000000" w:rsidRPr="00000000" w14:paraId="00000304">
      <w:pPr>
        <w:pStyle w:val="Heading4"/>
        <w:rPr/>
      </w:pPr>
      <w:bookmarkStart w:colFirst="0" w:colLast="0" w:name="_3vjs5esf1puy" w:id="30"/>
      <w:bookmarkEnd w:id="30"/>
      <w:r w:rsidDel="00000000" w:rsidR="00000000" w:rsidRPr="00000000">
        <w:rPr>
          <w:rtl w:val="0"/>
        </w:rPr>
        <w:t xml:space="preserve">5.3.3 Atividade 3.3: Calcular o Índice MA-I4.0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Calcular o índice geral de maturidade da organização.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3.3.1: Calcular Médias dos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Para cada um dos 8 pilares:</w:t>
      </w:r>
    </w:p>
    <w:p w:rsidR="00000000" w:rsidDel="00000000" w:rsidP="00000000" w:rsidRDefault="00000000" w:rsidRPr="00000000" w14:paraId="000003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Somar as notas das dimensões do pilar</w:t>
      </w:r>
    </w:p>
    <w:p w:rsidR="00000000" w:rsidDel="00000000" w:rsidP="00000000" w:rsidRDefault="00000000" w:rsidRPr="00000000" w14:paraId="000003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Dividir pelo número de dimensões</w:t>
      </w:r>
    </w:p>
    <w:p w:rsidR="00000000" w:rsidDel="00000000" w:rsidP="00000000" w:rsidRDefault="00000000" w:rsidRPr="00000000" w14:paraId="000003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Registrar a média do pilar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Níveis de todas as dimensões atribuídos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Médias dos 8 pilares calculadas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3.3.2: Calcular Médias dos Blocos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Para cada um dos 3 blocos:</w:t>
      </w:r>
    </w:p>
    <w:p w:rsidR="00000000" w:rsidDel="00000000" w:rsidP="00000000" w:rsidRDefault="00000000" w:rsidRPr="00000000" w14:paraId="000003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Somar as médias dos pilares do bloco</w:t>
      </w:r>
    </w:p>
    <w:p w:rsidR="00000000" w:rsidDel="00000000" w:rsidP="00000000" w:rsidRDefault="00000000" w:rsidRPr="00000000" w14:paraId="000003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Dividir pelo número de pilares</w:t>
      </w:r>
    </w:p>
    <w:p w:rsidR="00000000" w:rsidDel="00000000" w:rsidP="00000000" w:rsidRDefault="00000000" w:rsidRPr="00000000" w14:paraId="000003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Registrar a média do bloco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Médias dos pilares calculadas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Médias dos 3 blocos calculadas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3.3.3: Calcular o Índice MA-I4.0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Calcular a média aritmética das dimensões</w:t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o índice MA-I4.0 final (0 a 6)</w:t>
      </w:r>
    </w:p>
    <w:p w:rsidR="00000000" w:rsidDel="00000000" w:rsidP="00000000" w:rsidRDefault="00000000" w:rsidRPr="00000000" w14:paraId="000003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Classificar o nível geral de maturidade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Médias dos dimensões calculadas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Índice MA-I4.0 final calculado</w:t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Nível geral de maturidade determinado</w:t>
      </w:r>
    </w:p>
    <w:p w:rsidR="00000000" w:rsidDel="00000000" w:rsidP="00000000" w:rsidRDefault="00000000" w:rsidRPr="00000000" w14:paraId="00000335">
      <w:pPr>
        <w:pStyle w:val="Heading4"/>
        <w:rPr/>
      </w:pPr>
      <w:bookmarkStart w:colFirst="0" w:colLast="0" w:name="_gj1ixulv6ng" w:id="31"/>
      <w:bookmarkEnd w:id="31"/>
      <w:r w:rsidDel="00000000" w:rsidR="00000000" w:rsidRPr="00000000">
        <w:rPr>
          <w:rtl w:val="0"/>
        </w:rPr>
        <w:t xml:space="preserve">5.3.4 Atividade 3.4: Identificar Pontos Fortes e Oportunidades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Analisar os resultados e gerar insights.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3.4.1: Identificar Pontos Fortes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dimensões com níveis mais altos</w:t>
      </w:r>
    </w:p>
    <w:p w:rsidR="00000000" w:rsidDel="00000000" w:rsidP="00000000" w:rsidRDefault="00000000" w:rsidRPr="00000000" w14:paraId="000003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práticas exemplares observadas</w:t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fatores que contribuem para o sucesso</w:t>
      </w:r>
    </w:p>
    <w:p w:rsidR="00000000" w:rsidDel="00000000" w:rsidP="00000000" w:rsidRDefault="00000000" w:rsidRPr="00000000" w14:paraId="000003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capacidades e dimensões que podem ser alavancadas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Índice MA-I4.0 calculado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pontos fortes documentada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3.4.2: Identificar Oportunidades de Melhoria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dimensões com níveis mais baixos</w:t>
      </w:r>
    </w:p>
    <w:p w:rsidR="00000000" w:rsidDel="00000000" w:rsidP="00000000" w:rsidRDefault="00000000" w:rsidRPr="00000000" w14:paraId="000003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lacunas críticas</w:t>
      </w:r>
    </w:p>
    <w:p w:rsidR="00000000" w:rsidDel="00000000" w:rsidP="00000000" w:rsidRDefault="00000000" w:rsidRPr="00000000" w14:paraId="000003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Priorizar oportunidades por impacto e viabilidade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dependências entre melhorias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Índice MA-I4.0 calculado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Lista de oportunidades de melhoria documentada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3.4.3: Elaborar Recomendações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Desenvolver recomendações específicas e acionáveis</w:t>
      </w:r>
    </w:p>
    <w:p w:rsidR="00000000" w:rsidDel="00000000" w:rsidP="00000000" w:rsidRDefault="00000000" w:rsidRPr="00000000" w14:paraId="000003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Priorizar recomendações (curto, médio, longo prazo)</w:t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Estimar esforço e recursos necessários</w:t>
      </w:r>
    </w:p>
    <w:p w:rsidR="00000000" w:rsidDel="00000000" w:rsidP="00000000" w:rsidRDefault="00000000" w:rsidRPr="00000000" w14:paraId="000003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ganhos rápidos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Pontos fortes e oportunidades identificados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Recomendações elaboradas e priorizadas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rPr/>
      </w:pPr>
      <w:bookmarkStart w:colFirst="0" w:colLast="0" w:name="_4ounl2c5vm1x" w:id="32"/>
      <w:bookmarkEnd w:id="32"/>
      <w:r w:rsidDel="00000000" w:rsidR="00000000" w:rsidRPr="00000000">
        <w:rPr>
          <w:rtl w:val="0"/>
        </w:rPr>
        <w:t xml:space="preserve">5.4 Subprocesso 4: Documentar os Resultados da Avaliação</w:t>
      </w:r>
    </w:p>
    <w:p w:rsidR="00000000" w:rsidDel="00000000" w:rsidP="00000000" w:rsidRDefault="00000000" w:rsidRPr="00000000" w14:paraId="00000369">
      <w:pPr>
        <w:pStyle w:val="Heading4"/>
        <w:rPr/>
      </w:pPr>
      <w:bookmarkStart w:colFirst="0" w:colLast="0" w:name="_wo86jir309yc" w:id="33"/>
      <w:bookmarkEnd w:id="33"/>
      <w:r w:rsidDel="00000000" w:rsidR="00000000" w:rsidRPr="00000000">
        <w:rPr>
          <w:rtl w:val="0"/>
        </w:rPr>
        <w:t xml:space="preserve">5.4.1 Atividade 4.1: Elaborar o Relatório Final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Documentar formalmente os resultados da avaliação.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4.1.1: Estruturar 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Utilizar o modelo de relatório padrão (APÊNDICE C)</w:t>
      </w:r>
    </w:p>
    <w:p w:rsidR="00000000" w:rsidDel="00000000" w:rsidP="00000000" w:rsidRDefault="00000000" w:rsidRPr="00000000" w14:paraId="000003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Incluir todas as seções obrigatórias</w:t>
      </w:r>
    </w:p>
    <w:p w:rsidR="00000000" w:rsidDel="00000000" w:rsidP="00000000" w:rsidRDefault="00000000" w:rsidRPr="00000000" w14:paraId="000003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Organizar informações de forma lógica e clara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Todos os resultados da avaliação disponíveis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Estrutura do relatório definida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4.1.2: Redigir 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Redigir sumário executivo</w:t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metodologia utilizada</w:t>
      </w:r>
    </w:p>
    <w:p w:rsidR="00000000" w:rsidDel="00000000" w:rsidP="00000000" w:rsidRDefault="00000000" w:rsidRPr="00000000" w14:paraId="000003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resultados por dimensão</w:t>
      </w:r>
    </w:p>
    <w:p w:rsidR="00000000" w:rsidDel="00000000" w:rsidP="00000000" w:rsidRDefault="00000000" w:rsidRPr="00000000" w14:paraId="000003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índice MA-I4.0 e interpretação</w:t>
      </w:r>
    </w:p>
    <w:p w:rsidR="00000000" w:rsidDel="00000000" w:rsidP="00000000" w:rsidRDefault="00000000" w:rsidRPr="00000000" w14:paraId="000003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pontos fortes e oportunidades</w:t>
      </w:r>
    </w:p>
    <w:p w:rsidR="00000000" w:rsidDel="00000000" w:rsidP="00000000" w:rsidRDefault="00000000" w:rsidRPr="00000000" w14:paraId="000003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recomendações</w:t>
      </w:r>
    </w:p>
    <w:p w:rsidR="00000000" w:rsidDel="00000000" w:rsidP="00000000" w:rsidRDefault="00000000" w:rsidRPr="00000000" w14:paraId="000003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Incluir gráficos e visualizações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Estrutura do relatório definida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redigido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4.1.3: Revisar e Aprovar 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o relatório pela equipe de avaliação</w:t>
      </w:r>
    </w:p>
    <w:p w:rsidR="00000000" w:rsidDel="00000000" w:rsidP="00000000" w:rsidRDefault="00000000" w:rsidRPr="00000000" w14:paraId="000003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Corrigir erros e inconsistências</w:t>
      </w:r>
    </w:p>
    <w:p w:rsidR="00000000" w:rsidDel="00000000" w:rsidP="00000000" w:rsidRDefault="00000000" w:rsidRPr="00000000" w14:paraId="000003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Obter aprovação do Avaliador Líder</w:t>
      </w:r>
    </w:p>
    <w:p w:rsidR="00000000" w:rsidDel="00000000" w:rsidP="00000000" w:rsidRDefault="00000000" w:rsidRPr="00000000" w14:paraId="000003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Finalizar o documento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redigido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final aprovado</w:t>
      </w:r>
    </w:p>
    <w:p w:rsidR="00000000" w:rsidDel="00000000" w:rsidP="00000000" w:rsidRDefault="00000000" w:rsidRPr="00000000" w14:paraId="0000039C">
      <w:pPr>
        <w:pStyle w:val="Heading4"/>
        <w:rPr/>
      </w:pPr>
      <w:bookmarkStart w:colFirst="0" w:colLast="0" w:name="_elpo6fnxe2go" w:id="34"/>
      <w:bookmarkEnd w:id="34"/>
      <w:r w:rsidDel="00000000" w:rsidR="00000000" w:rsidRPr="00000000">
        <w:rPr>
          <w:rtl w:val="0"/>
        </w:rPr>
        <w:t xml:space="preserve">5.4.2 Atividade 4.2: Apresentar os Resultados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Comunicar os resultados aos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4.2.1: Preparar Apresentação Executiva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Criar apresentação resumida dos resultados</w:t>
      </w:r>
    </w:p>
    <w:p w:rsidR="00000000" w:rsidDel="00000000" w:rsidP="00000000" w:rsidRDefault="00000000" w:rsidRPr="00000000" w14:paraId="000003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Focar em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e recomendações</w:t>
      </w:r>
    </w:p>
    <w:p w:rsidR="00000000" w:rsidDel="00000000" w:rsidP="00000000" w:rsidRDefault="00000000" w:rsidRPr="00000000" w14:paraId="000003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Preparar visualizações impactantes</w:t>
      </w:r>
    </w:p>
    <w:p w:rsidR="00000000" w:rsidDel="00000000" w:rsidP="00000000" w:rsidRDefault="00000000" w:rsidRPr="00000000" w14:paraId="000003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Antecipar perguntas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final aprovado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Apresentação executiva preparada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4.2.2: Realizar Reunião de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Agendar reunião com patrocinador e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-chave</w:t>
      </w:r>
    </w:p>
    <w:p w:rsidR="00000000" w:rsidDel="00000000" w:rsidP="00000000" w:rsidRDefault="00000000" w:rsidRPr="00000000" w14:paraId="000003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os resultados</w:t>
      </w:r>
    </w:p>
    <w:p w:rsidR="00000000" w:rsidDel="00000000" w:rsidP="00000000" w:rsidRDefault="00000000" w:rsidRPr="00000000" w14:paraId="000003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perguntas</w:t>
      </w:r>
    </w:p>
    <w:p w:rsidR="00000000" w:rsidDel="00000000" w:rsidP="00000000" w:rsidRDefault="00000000" w:rsidRPr="00000000" w14:paraId="000003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Discutir próximos passos</w:t>
      </w:r>
    </w:p>
    <w:p w:rsidR="00000000" w:rsidDel="00000000" w:rsidP="00000000" w:rsidRDefault="00000000" w:rsidRPr="00000000" w14:paraId="000003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Obter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Apresentação executiva preparada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Resultados apresentados</w:t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coletado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4.2.3: Entregar o Relatório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Entregar formalmente o relatório ao patrocinador</w:t>
      </w:r>
    </w:p>
    <w:p w:rsidR="00000000" w:rsidDel="00000000" w:rsidP="00000000" w:rsidRDefault="00000000" w:rsidRPr="00000000" w14:paraId="000003C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Distribuir cópias conforme acordado</w:t>
      </w:r>
    </w:p>
    <w:p w:rsidR="00000000" w:rsidDel="00000000" w:rsidP="00000000" w:rsidRDefault="00000000" w:rsidRPr="00000000" w14:paraId="000003C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Disponibilizar versão digital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Reunião de apresentação realizada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final entregue</w:t>
      </w:r>
    </w:p>
    <w:p w:rsidR="00000000" w:rsidDel="00000000" w:rsidP="00000000" w:rsidRDefault="00000000" w:rsidRPr="00000000" w14:paraId="000003CE">
      <w:pPr>
        <w:pStyle w:val="Heading4"/>
        <w:rPr/>
      </w:pPr>
      <w:bookmarkStart w:colFirst="0" w:colLast="0" w:name="_fqwg132cspi6" w:id="35"/>
      <w:bookmarkEnd w:id="35"/>
      <w:r w:rsidDel="00000000" w:rsidR="00000000" w:rsidRPr="00000000">
        <w:rPr>
          <w:rtl w:val="0"/>
        </w:rPr>
        <w:t xml:space="preserve">5.4.3 Atividade 4.3: Arquivar a Documentação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Preservar a documentação da avaliação para referência futura.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4.3.1: Organizar 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Compilar todos os artefatos da avaliação</w:t>
      </w:r>
    </w:p>
    <w:p w:rsidR="00000000" w:rsidDel="00000000" w:rsidP="00000000" w:rsidRDefault="00000000" w:rsidRPr="00000000" w14:paraId="000003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Organizar em estrutura lógica</w:t>
      </w:r>
    </w:p>
    <w:p w:rsidR="00000000" w:rsidDel="00000000" w:rsidP="00000000" w:rsidRDefault="00000000" w:rsidRPr="00000000" w14:paraId="000003D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Incluir: plano, evidências, registros, relatórios</w:t>
      </w:r>
    </w:p>
    <w:p w:rsidR="00000000" w:rsidDel="00000000" w:rsidP="00000000" w:rsidRDefault="00000000" w:rsidRPr="00000000" w14:paraId="000003D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um pacote de artefatos da avaliação</w:t>
      </w:r>
    </w:p>
    <w:p w:rsidR="00000000" w:rsidDel="00000000" w:rsidP="00000000" w:rsidRDefault="00000000" w:rsidRPr="00000000" w14:paraId="000003D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Obter hash criptográfico do pacote de artefatos</w:t>
      </w:r>
    </w:p>
    <w:p w:rsidR="00000000" w:rsidDel="00000000" w:rsidP="00000000" w:rsidRDefault="00000000" w:rsidRPr="00000000" w14:paraId="000003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Disponibilizar informações públicas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Avaliação concluída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organizada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4.3.2: Arquivar 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Armazenar em local seguro e acessível</w:t>
      </w:r>
    </w:p>
    <w:p w:rsidR="00000000" w:rsidDel="00000000" w:rsidP="00000000" w:rsidRDefault="00000000" w:rsidRPr="00000000" w14:paraId="000003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Garantir backup adequado</w:t>
      </w:r>
    </w:p>
    <w:p w:rsidR="00000000" w:rsidDel="00000000" w:rsidP="00000000" w:rsidRDefault="00000000" w:rsidRPr="00000000" w14:paraId="000003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Aplicar/Definir período de retenção (não inferior a 5 anos)</w:t>
      </w:r>
    </w:p>
    <w:p w:rsidR="00000000" w:rsidDel="00000000" w:rsidP="00000000" w:rsidRDefault="00000000" w:rsidRPr="00000000" w14:paraId="000003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localização do arquivo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organizada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arquivada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rPr/>
      </w:pPr>
      <w:bookmarkStart w:colFirst="0" w:colLast="0" w:name="_p0h2v8t95ym8" w:id="36"/>
      <w:bookmarkEnd w:id="36"/>
      <w:r w:rsidDel="00000000" w:rsidR="00000000" w:rsidRPr="00000000">
        <w:rPr>
          <w:rtl w:val="0"/>
        </w:rPr>
        <w:t xml:space="preserve">6. Papéis e Responsabilidades</w:t>
      </w:r>
    </w:p>
    <w:p w:rsidR="00000000" w:rsidDel="00000000" w:rsidP="00000000" w:rsidRDefault="00000000" w:rsidRPr="00000000" w14:paraId="000003F6">
      <w:pPr>
        <w:pStyle w:val="Heading3"/>
        <w:rPr/>
      </w:pPr>
      <w:bookmarkStart w:colFirst="0" w:colLast="0" w:name="_r6c5ijyve95q" w:id="37"/>
      <w:bookmarkEnd w:id="37"/>
      <w:r w:rsidDel="00000000" w:rsidR="00000000" w:rsidRPr="00000000">
        <w:rPr>
          <w:rtl w:val="0"/>
        </w:rPr>
        <w:t xml:space="preserve">6.1 Avaliador Líder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Profissional responsável por planejar, conduzir e documentar a avaliação de maturidade I4.0.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Elaborar o plano de avaliação</w:t>
      </w:r>
    </w:p>
    <w:p w:rsidR="00000000" w:rsidDel="00000000" w:rsidP="00000000" w:rsidRDefault="00000000" w:rsidRPr="00000000" w14:paraId="000003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Liderar a equipe de avaliação</w:t>
      </w:r>
    </w:p>
    <w:p w:rsidR="00000000" w:rsidDel="00000000" w:rsidP="00000000" w:rsidRDefault="00000000" w:rsidRPr="00000000" w14:paraId="000003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Coordenar todas as atividades do </w:t>
      </w:r>
      <w:ins w:author="Wilson de Souza Melo Junior" w:id="33" w:date="2025-11-27T21:20:56Z">
        <w:r w:rsidDel="00000000" w:rsidR="00000000" w:rsidRPr="00000000">
          <w:rPr>
            <w:rtl w:val="0"/>
          </w:rPr>
          <w:t xml:space="preserve">p</w:t>
        </w:r>
      </w:ins>
      <w:del w:author="Wilson de Souza Melo Junior" w:id="33" w:date="2025-11-27T21:20:56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</w:t>
      </w:r>
    </w:p>
    <w:p w:rsidR="00000000" w:rsidDel="00000000" w:rsidP="00000000" w:rsidRDefault="00000000" w:rsidRPr="00000000" w14:paraId="000003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Garantir a qualidade e objetividade da avaliação</w:t>
      </w:r>
    </w:p>
    <w:p w:rsidR="00000000" w:rsidDel="00000000" w:rsidP="00000000" w:rsidRDefault="00000000" w:rsidRPr="00000000" w14:paraId="000003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Tomar decisões finais sobre níveis de maturidade</w:t>
      </w:r>
    </w:p>
    <w:p w:rsidR="00000000" w:rsidDel="00000000" w:rsidP="00000000" w:rsidRDefault="00000000" w:rsidRPr="00000000" w14:paraId="000004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Elaborar e aprovar o relatório final</w:t>
      </w:r>
    </w:p>
    <w:p w:rsidR="00000000" w:rsidDel="00000000" w:rsidP="00000000" w:rsidRDefault="00000000" w:rsidRPr="00000000" w14:paraId="000004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resultados aos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profundo do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de tecnologias e </w:t>
      </w:r>
      <w:ins w:author="Wilson de Souza Melo Junior" w:id="34" w:date="2025-11-27T21:21:16Z">
        <w:r w:rsidDel="00000000" w:rsidR="00000000" w:rsidRPr="00000000">
          <w:rPr>
            <w:rtl w:val="0"/>
          </w:rPr>
          <w:t xml:space="preserve">p</w:t>
        </w:r>
      </w:ins>
      <w:del w:author="Wilson de Souza Melo Junior" w:id="34" w:date="2025-11-27T21:21:16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de Indústria 4.0</w:t>
      </w:r>
    </w:p>
    <w:p w:rsidR="00000000" w:rsidDel="00000000" w:rsidP="00000000" w:rsidRDefault="00000000" w:rsidRPr="00000000" w14:paraId="000004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Experiência em avaliações de maturidade ou auditorias</w:t>
      </w:r>
    </w:p>
    <w:p w:rsidR="00000000" w:rsidDel="00000000" w:rsidP="00000000" w:rsidRDefault="00000000" w:rsidRPr="00000000" w14:paraId="000004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Habilidades de liderança e gestão de equipes</w:t>
      </w:r>
    </w:p>
    <w:p w:rsidR="00000000" w:rsidDel="00000000" w:rsidP="00000000" w:rsidRDefault="00000000" w:rsidRPr="00000000" w14:paraId="000004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Excelentes habilidades de comunicação oral e escrita</w:t>
      </w:r>
    </w:p>
    <w:p w:rsidR="00000000" w:rsidDel="00000000" w:rsidP="00000000" w:rsidRDefault="00000000" w:rsidRPr="00000000" w14:paraId="000004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Capacidade analítica e pensamento crítico</w:t>
      </w:r>
    </w:p>
    <w:p w:rsidR="00000000" w:rsidDel="00000000" w:rsidP="00000000" w:rsidRDefault="00000000" w:rsidRPr="00000000" w14:paraId="000004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Imparcialidade e objetividade</w:t>
      </w:r>
    </w:p>
    <w:p w:rsidR="00000000" w:rsidDel="00000000" w:rsidP="00000000" w:rsidRDefault="00000000" w:rsidRPr="00000000" w14:paraId="0000040C">
      <w:pPr>
        <w:pStyle w:val="Heading3"/>
        <w:rPr/>
      </w:pPr>
      <w:bookmarkStart w:colFirst="0" w:colLast="0" w:name="_9rmri45o3817" w:id="38"/>
      <w:bookmarkEnd w:id="38"/>
      <w:r w:rsidDel="00000000" w:rsidR="00000000" w:rsidRPr="00000000">
        <w:rPr>
          <w:rtl w:val="0"/>
        </w:rPr>
        <w:t xml:space="preserve">6.2 Avaliador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Membro da equipe de avaliação que apoia o Avaliador Líder na condução da avaliação.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Participar do planejamento da avaliação</w:t>
      </w:r>
    </w:p>
    <w:p w:rsidR="00000000" w:rsidDel="00000000" w:rsidP="00000000" w:rsidRDefault="00000000" w:rsidRPr="00000000" w14:paraId="000004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Coletar informações e evidências</w:t>
      </w:r>
    </w:p>
    <w:p w:rsidR="00000000" w:rsidDel="00000000" w:rsidP="00000000" w:rsidRDefault="00000000" w:rsidRPr="00000000" w14:paraId="000004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Conduzir entrevistas e observações</w:t>
      </w:r>
    </w:p>
    <w:p w:rsidR="00000000" w:rsidDel="00000000" w:rsidP="00000000" w:rsidRDefault="00000000" w:rsidRPr="00000000" w14:paraId="000004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Analisar documentação</w:t>
      </w:r>
    </w:p>
    <w:p w:rsidR="00000000" w:rsidDel="00000000" w:rsidP="00000000" w:rsidRDefault="00000000" w:rsidRPr="00000000" w14:paraId="000004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Contribuir para a atribuição de níveis de maturidade</w:t>
      </w:r>
    </w:p>
    <w:p w:rsidR="00000000" w:rsidDel="00000000" w:rsidP="00000000" w:rsidRDefault="00000000" w:rsidRPr="00000000" w14:paraId="000004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Apoiar na elaboração do relatório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do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MA-I4.0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em uma ou mais áreas (Processo, Tecnologia, Organização)</w:t>
      </w:r>
    </w:p>
    <w:p w:rsidR="00000000" w:rsidDel="00000000" w:rsidP="00000000" w:rsidRDefault="00000000" w:rsidRPr="00000000" w14:paraId="000004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Experiência em avaliações ou auditorias (desejável)</w:t>
      </w:r>
    </w:p>
    <w:p w:rsidR="00000000" w:rsidDel="00000000" w:rsidP="00000000" w:rsidRDefault="00000000" w:rsidRPr="00000000" w14:paraId="000004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Boas habilidades de comunicação</w:t>
      </w:r>
    </w:p>
    <w:p w:rsidR="00000000" w:rsidDel="00000000" w:rsidP="00000000" w:rsidRDefault="00000000" w:rsidRPr="00000000" w14:paraId="000004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Capacidade analítica</w:t>
      </w:r>
    </w:p>
    <w:p w:rsidR="00000000" w:rsidDel="00000000" w:rsidP="00000000" w:rsidRDefault="00000000" w:rsidRPr="00000000" w14:paraId="000004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Imparcialidade e objetividade</w:t>
      </w:r>
    </w:p>
    <w:p w:rsidR="00000000" w:rsidDel="00000000" w:rsidP="00000000" w:rsidRDefault="00000000" w:rsidRPr="00000000" w14:paraId="00000420">
      <w:pPr>
        <w:pStyle w:val="Heading3"/>
        <w:rPr/>
      </w:pPr>
      <w:bookmarkStart w:colFirst="0" w:colLast="0" w:name="_m1js5ogna3z5" w:id="39"/>
      <w:bookmarkEnd w:id="39"/>
      <w:r w:rsidDel="00000000" w:rsidR="00000000" w:rsidRPr="00000000">
        <w:rPr>
          <w:rtl w:val="0"/>
        </w:rPr>
        <w:t xml:space="preserve">6.3 Patrocinador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Executivo da organização avaliada que autoriza e apoia a realização da avaliação.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Autorizar a realização da avaliação</w:t>
      </w:r>
    </w:p>
    <w:p w:rsidR="00000000" w:rsidDel="00000000" w:rsidP="00000000" w:rsidRDefault="00000000" w:rsidRPr="00000000" w14:paraId="000004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Definir o escopo e objetivos</w:t>
      </w:r>
    </w:p>
    <w:p w:rsidR="00000000" w:rsidDel="00000000" w:rsidP="00000000" w:rsidRDefault="00000000" w:rsidRPr="00000000" w14:paraId="000004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Alocar recursos necessários</w:t>
      </w:r>
    </w:p>
    <w:p w:rsidR="00000000" w:rsidDel="00000000" w:rsidP="00000000" w:rsidRDefault="00000000" w:rsidRPr="00000000" w14:paraId="000004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Garantir acesso da equipe de avaliação</w:t>
      </w:r>
    </w:p>
    <w:p w:rsidR="00000000" w:rsidDel="00000000" w:rsidP="00000000" w:rsidRDefault="00000000" w:rsidRPr="00000000" w14:paraId="000004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Apoiar o engajamento dos participantes</w:t>
      </w:r>
    </w:p>
    <w:p w:rsidR="00000000" w:rsidDel="00000000" w:rsidP="00000000" w:rsidRDefault="00000000" w:rsidRPr="00000000" w14:paraId="000004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Receber e revisar os resultados</w:t>
      </w:r>
    </w:p>
    <w:p w:rsidR="00000000" w:rsidDel="00000000" w:rsidP="00000000" w:rsidRDefault="00000000" w:rsidRPr="00000000" w14:paraId="000004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Decidir sobre ações de melhoria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Autoridade organizacional adequada</w:t>
      </w:r>
    </w:p>
    <w:p w:rsidR="00000000" w:rsidDel="00000000" w:rsidP="00000000" w:rsidRDefault="00000000" w:rsidRPr="00000000" w14:paraId="000004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Compreensão da importância da Indústria 4.0</w:t>
      </w:r>
    </w:p>
    <w:p w:rsidR="00000000" w:rsidDel="00000000" w:rsidP="00000000" w:rsidRDefault="00000000" w:rsidRPr="00000000" w14:paraId="000004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Compromisso com a transformação digital</w:t>
      </w:r>
    </w:p>
    <w:p w:rsidR="00000000" w:rsidDel="00000000" w:rsidP="00000000" w:rsidRDefault="00000000" w:rsidRPr="00000000" w14:paraId="00000432">
      <w:pPr>
        <w:pStyle w:val="Heading3"/>
        <w:rPr/>
      </w:pPr>
      <w:bookmarkStart w:colFirst="0" w:colLast="0" w:name="_9s3x4vgz9vmu" w:id="40"/>
      <w:bookmarkEnd w:id="40"/>
      <w:r w:rsidDel="00000000" w:rsidR="00000000" w:rsidRPr="00000000">
        <w:rPr>
          <w:rtl w:val="0"/>
        </w:rPr>
        <w:t xml:space="preserve">6.4 Participante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Profissional da organização avaliada que fornece informações durante a avaliação.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Participar de entrevistas conforme agendado</w:t>
      </w:r>
    </w:p>
    <w:p w:rsidR="00000000" w:rsidDel="00000000" w:rsidP="00000000" w:rsidRDefault="00000000" w:rsidRPr="00000000" w14:paraId="000004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questionários</w:t>
      </w:r>
    </w:p>
    <w:p w:rsidR="00000000" w:rsidDel="00000000" w:rsidP="00000000" w:rsidRDefault="00000000" w:rsidRPr="00000000" w14:paraId="000004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Fornecer documentação e evidências</w:t>
      </w:r>
    </w:p>
    <w:p w:rsidR="00000000" w:rsidDel="00000000" w:rsidP="00000000" w:rsidRDefault="00000000" w:rsidRPr="00000000" w14:paraId="000004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Esclarecer dúvidas da equipe de avaliação</w:t>
      </w:r>
    </w:p>
    <w:p w:rsidR="00000000" w:rsidDel="00000000" w:rsidP="00000000" w:rsidRDefault="00000000" w:rsidRPr="00000000" w14:paraId="000004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Validar achados preliminares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da área/Processo que representa</w:t>
      </w:r>
    </w:p>
    <w:p w:rsidR="00000000" w:rsidDel="00000000" w:rsidP="00000000" w:rsidRDefault="00000000" w:rsidRPr="00000000" w14:paraId="000004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Disponibilidade para participar</w:t>
      </w:r>
    </w:p>
    <w:p w:rsidR="00000000" w:rsidDel="00000000" w:rsidP="00000000" w:rsidRDefault="00000000" w:rsidRPr="00000000" w14:paraId="000004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Honestidade e transparência</w:t>
      </w:r>
    </w:p>
    <w:p w:rsidR="00000000" w:rsidDel="00000000" w:rsidP="00000000" w:rsidRDefault="00000000" w:rsidRPr="00000000" w14:paraId="00000442">
      <w:pPr>
        <w:pStyle w:val="Heading3"/>
        <w:rPr/>
      </w:pPr>
      <w:bookmarkStart w:colFirst="0" w:colLast="0" w:name="_e0yed77ag6ag" w:id="41"/>
      <w:bookmarkEnd w:id="41"/>
      <w:r w:rsidDel="00000000" w:rsidR="00000000" w:rsidRPr="00000000">
        <w:rPr>
          <w:rtl w:val="0"/>
        </w:rPr>
        <w:t xml:space="preserve">6.5 Coordenador Interno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Profissional da organização avaliada que facilita a logística da avaliação.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Servir como ponto de contato principal</w:t>
      </w:r>
    </w:p>
    <w:p w:rsidR="00000000" w:rsidDel="00000000" w:rsidP="00000000" w:rsidRDefault="00000000" w:rsidRPr="00000000" w14:paraId="000004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Facilitar o acesso da equipe de avaliação</w:t>
      </w:r>
    </w:p>
    <w:p w:rsidR="00000000" w:rsidDel="00000000" w:rsidP="00000000" w:rsidRDefault="00000000" w:rsidRPr="00000000" w14:paraId="000004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Agendar entrevistas e reuniões</w:t>
      </w:r>
    </w:p>
    <w:p w:rsidR="00000000" w:rsidDel="00000000" w:rsidP="00000000" w:rsidRDefault="00000000" w:rsidRPr="00000000" w14:paraId="000004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Providenciar documentação solicitada</w:t>
      </w:r>
    </w:p>
    <w:p w:rsidR="00000000" w:rsidDel="00000000" w:rsidP="00000000" w:rsidRDefault="00000000" w:rsidRPr="00000000" w14:paraId="000004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Resolver questões logísticas</w:t>
      </w:r>
    </w:p>
    <w:p w:rsidR="00000000" w:rsidDel="00000000" w:rsidP="00000000" w:rsidRDefault="00000000" w:rsidRPr="00000000" w14:paraId="000004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Comunicar internamente sobre a avaliação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da organização</w:t>
      </w:r>
    </w:p>
    <w:p w:rsidR="00000000" w:rsidDel="00000000" w:rsidP="00000000" w:rsidRDefault="00000000" w:rsidRPr="00000000" w14:paraId="000004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Boas habilidades de comunicação e coordenação</w:t>
      </w:r>
    </w:p>
    <w:p w:rsidR="00000000" w:rsidDel="00000000" w:rsidP="00000000" w:rsidRDefault="00000000" w:rsidRPr="00000000" w14:paraId="000004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Capacidade de mobilizar recursos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rPr/>
      </w:pPr>
      <w:bookmarkStart w:colFirst="0" w:colLast="0" w:name="_9ple7r4au0xk" w:id="42"/>
      <w:bookmarkEnd w:id="42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MA-I4.0: Estrutura Completa</w:t>
      </w:r>
    </w:p>
    <w:p w:rsidR="00000000" w:rsidDel="00000000" w:rsidP="00000000" w:rsidRDefault="00000000" w:rsidRPr="00000000" w14:paraId="00000457">
      <w:pPr>
        <w:pStyle w:val="Heading3"/>
        <w:rPr/>
      </w:pPr>
      <w:bookmarkStart w:colFirst="0" w:colLast="0" w:name="_rz6dibqa36jm" w:id="43"/>
      <w:bookmarkEnd w:id="43"/>
      <w:r w:rsidDel="00000000" w:rsidR="00000000" w:rsidRPr="00000000">
        <w:rPr>
          <w:rtl w:val="0"/>
        </w:rPr>
        <w:t xml:space="preserve">7.1 Visão Geral do Framework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MA-I4.0 </w:t>
      </w:r>
      <w:r w:rsidDel="00000000" w:rsidR="00000000" w:rsidRPr="00000000">
        <w:rPr>
          <w:b w:val="0"/>
          <w:bCs w:val="0"/>
          <w:rtl w:val="0"/>
        </w:rPr>
        <w:t xml:space="preserve">foi </w:t>
      </w:r>
      <w:r w:rsidDel="00000000" w:rsidR="00000000" w:rsidRPr="00000000">
        <w:rPr>
          <w:rtl w:val="0"/>
        </w:rPr>
        <w:t xml:space="preserve">desenvolvido para ajudar empresas de manufatura a avaliar sua atual prontidão para a Indústria 4.0 e ajudar a desenvolver um </w:t>
      </w:r>
      <w:r w:rsidDel="00000000" w:rsidR="00000000" w:rsidRPr="00000000">
        <w:rPr>
          <w:i w:val="1"/>
          <w:iCs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de transformação digital. 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identifica 3 blocos (ou áreas) de construção fundamentais que qualquer fábrica ou planta deve considerar para se transformar em uma organização preparada para a Indústria 4.0.</w:t>
      </w:r>
    </w:p>
    <w:p w:rsidR="00000000" w:rsidDel="00000000" w:rsidP="00000000" w:rsidRDefault="00000000" w:rsidRPr="00000000" w14:paraId="00000459">
      <w:pPr>
        <w:pStyle w:val="Heading3"/>
        <w:rPr/>
      </w:pPr>
      <w:bookmarkStart w:colFirst="0" w:colLast="0" w:name="_dr8jflqtvyi0" w:id="44"/>
      <w:bookmarkEnd w:id="44"/>
      <w:r w:rsidDel="00000000" w:rsidR="00000000" w:rsidRPr="00000000">
        <w:rPr>
          <w:rtl w:val="0"/>
        </w:rPr>
        <w:t xml:space="preserve">7.2 Blocos do 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MA-I4.0</w:t>
      </w:r>
    </w:p>
    <w:p w:rsidR="00000000" w:rsidDel="00000000" w:rsidP="00000000" w:rsidRDefault="00000000" w:rsidRPr="00000000" w14:paraId="0000045A">
      <w:pPr>
        <w:pStyle w:val="Heading4"/>
        <w:rPr/>
      </w:pPr>
      <w:bookmarkStart w:colFirst="0" w:colLast="0" w:name="_x32jog94id0h" w:id="45"/>
      <w:bookmarkEnd w:id="45"/>
      <w:r w:rsidDel="00000000" w:rsidR="00000000" w:rsidRPr="00000000">
        <w:rPr>
          <w:rtl w:val="0"/>
        </w:rPr>
        <w:t xml:space="preserve">7.2.1 Processo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O bloco de Processo abrange a integração de processos dentro das operações da empresa, ao longo da cadeia de suprimentos e através do ciclo de vida do produto.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Importância</w:t>
      </w:r>
      <w:r w:rsidDel="00000000" w:rsidR="00000000" w:rsidRPr="00000000">
        <w:rPr>
          <w:rtl w:val="0"/>
        </w:rPr>
        <w:t xml:space="preserve">: Para maximizar valor, a tecnologia deve sempre ser aplicada em conjunto com processos efetivos e bem desenhados. Usar tecnologia para digitalizar um processo mal desenhado resultará apenas em um processo digital mal desenhado. Por outro lado, aplicar tecnologia a um processo bem desenvolvido aumentará sua eficiência e permitirá a criação de valor.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b w:val="1"/>
          <w:bCs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A Indústria 4.0 expandiu o conceito de melhoria de processos para focar na integração de </w:t>
      </w:r>
      <w:del w:author="Wilson de Souza Melo Junior" w:id="35" w:date="2025-11-27T21:24:48Z">
        <w:r w:rsidDel="00000000" w:rsidR="00000000" w:rsidRPr="00000000">
          <w:rPr>
            <w:rtl w:val="0"/>
          </w:rPr>
          <w:delText xml:space="preserve">P</w:delText>
        </w:r>
      </w:del>
      <w:ins w:author="Wilson de Souza Melo Junior" w:id="35" w:date="2025-11-27T21:24:48Z">
        <w:r w:rsidDel="00000000" w:rsidR="00000000" w:rsidRPr="00000000">
          <w:rPr>
            <w:rtl w:val="0"/>
          </w:rPr>
          <w:t xml:space="preserve">p</w:t>
        </w:r>
      </w:ins>
      <w:r w:rsidDel="00000000" w:rsidR="00000000" w:rsidRPr="00000000">
        <w:rPr>
          <w:rtl w:val="0"/>
        </w:rPr>
        <w:t xml:space="preserve">rocessos dentro das operações da empresa (</w:t>
      </w:r>
      <w:r w:rsidDel="00000000" w:rsidR="00000000" w:rsidRPr="00000000">
        <w:rPr>
          <w:i w:val="1"/>
          <w:iCs w:val="1"/>
          <w:rtl w:val="0"/>
        </w:rPr>
        <w:t xml:space="preserve">Operação</w:t>
      </w:r>
      <w:r w:rsidDel="00000000" w:rsidR="00000000" w:rsidRPr="00000000">
        <w:rPr>
          <w:rtl w:val="0"/>
        </w:rPr>
        <w:t xml:space="preserve">), cadeia de suprimentos (</w:t>
      </w:r>
      <w:r w:rsidDel="00000000" w:rsidR="00000000" w:rsidRPr="00000000">
        <w:rPr>
          <w:i w:val="1"/>
          <w:iCs w:val="1"/>
          <w:rtl w:val="0"/>
        </w:rPr>
        <w:t xml:space="preserve">Cadeia de Suprimentos</w:t>
      </w:r>
      <w:r w:rsidDel="00000000" w:rsidR="00000000" w:rsidRPr="00000000">
        <w:rPr>
          <w:rtl w:val="0"/>
        </w:rPr>
        <w:t xml:space="preserve">) e ciclo de vida do produto (</w:t>
      </w:r>
      <w:r w:rsidDel="00000000" w:rsidR="00000000" w:rsidRPr="00000000">
        <w:rPr>
          <w:i w:val="1"/>
          <w:iCs w:val="1"/>
          <w:rtl w:val="0"/>
        </w:rPr>
        <w:t xml:space="preserve">Ciclo de Vida de Produto</w:t>
      </w:r>
      <w:r w:rsidDel="00000000" w:rsidR="00000000" w:rsidRPr="00000000">
        <w:rPr>
          <w:rtl w:val="0"/>
        </w:rPr>
        <w:t xml:space="preserve">). À medida que os </w:t>
      </w:r>
      <w:ins w:author="Wilson de Souza Melo Junior" w:id="36" w:date="2025-11-27T21:24:51Z">
        <w:r w:rsidDel="00000000" w:rsidR="00000000" w:rsidRPr="00000000">
          <w:rPr>
            <w:rtl w:val="0"/>
          </w:rPr>
          <w:t xml:space="preserve">p</w:t>
        </w:r>
      </w:ins>
      <w:del w:author="Wilson de Souza Melo Junior" w:id="36" w:date="2025-11-27T21:24:51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se tornam integrados, eles convergem em um sistema unificado onde dados são compartilhados, processados e integrados através das camadas de gestão de produto, produção e empresa da organização.</w:t>
      </w:r>
    </w:p>
    <w:p w:rsidR="00000000" w:rsidDel="00000000" w:rsidP="00000000" w:rsidRDefault="00000000" w:rsidRPr="00000000" w14:paraId="00000461">
      <w:pPr>
        <w:pStyle w:val="Heading4"/>
        <w:rPr/>
      </w:pPr>
      <w:bookmarkStart w:colFirst="0" w:colLast="0" w:name="_c8abuv349zx5" w:id="46"/>
      <w:bookmarkEnd w:id="46"/>
      <w:r w:rsidDel="00000000" w:rsidR="00000000" w:rsidRPr="00000000">
        <w:rPr>
          <w:rtl w:val="0"/>
        </w:rPr>
        <w:t xml:space="preserve">7.2.2 Tecnologia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O bloco de Tecnologia abrange as tecnologias digitais que habilitam a Indústria 4.0, incluindo automação, conectividade e inteligência.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Importância</w:t>
      </w:r>
      <w:r w:rsidDel="00000000" w:rsidR="00000000" w:rsidRPr="00000000">
        <w:rPr>
          <w:rtl w:val="0"/>
        </w:rPr>
        <w:t xml:space="preserve">: O avanço tecnológico tem sido a pedra angular das últimas três grandes revoluções industriais. A descoberta da energia a vapor possibilitou a primeira revolução industrial, enquanto inovações em energia elétrica catalisaram a segunda. De forma similar, a Indústria 3.0 foi impulsionada pelo advento da eletrônica e Tecnologia da Informação (TI), que permitiram às empresas alcançar um grau inigualável de precisão e eficiência através da automação.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bCs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A tecnologia permanece crítica na Indústria 4.0. Novas tecnologias digitais, como computação em nuvem, </w:t>
      </w:r>
      <w:r w:rsidDel="00000000" w:rsidR="00000000" w:rsidRPr="00000000">
        <w:rPr>
          <w:i w:val="1"/>
          <w:iCs w:val="1"/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e Internet das Coisas (IoT), estão criando um cenário industrial hiper-conectado, onde ativos físicos e equipamentos são integrados com sistemas empresariais para </w:t>
      </w:r>
      <w:commentRangeStart w:id="6"/>
      <w:r w:rsidDel="00000000" w:rsidR="00000000" w:rsidRPr="00000000">
        <w:rPr>
          <w:rtl w:val="0"/>
        </w:rPr>
        <w:t xml:space="preserve">permitir a constante e dinâmica troca e análise de dados.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 Para realizar suas ambições de Indústria 4.0, um alto grau de automação, conectividade ubíqua e sistemas inteligentes são necessários. Para refletir isso, o bloco de Tecnologia foi segmentado nos 3 pilares de Automação, Conectividade e Inteligência.</w:t>
      </w:r>
    </w:p>
    <w:p w:rsidR="00000000" w:rsidDel="00000000" w:rsidP="00000000" w:rsidRDefault="00000000" w:rsidRPr="00000000" w14:paraId="00000468">
      <w:pPr>
        <w:pStyle w:val="Heading4"/>
        <w:rPr/>
      </w:pPr>
      <w:bookmarkStart w:colFirst="0" w:colLast="0" w:name="_p2cdimkonnjz" w:id="47"/>
      <w:bookmarkEnd w:id="47"/>
      <w:r w:rsidDel="00000000" w:rsidR="00000000" w:rsidRPr="00000000">
        <w:rPr>
          <w:rtl w:val="0"/>
        </w:rPr>
        <w:t xml:space="preserve">7.2.3 Organização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O bloco de Organização abrange as pessoas, estruturas e sistemas de gestão que permitem à organização executar efetivamente sua estratégia de Indústria 4.0.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Importância</w:t>
      </w:r>
      <w:r w:rsidDel="00000000" w:rsidR="00000000" w:rsidRPr="00000000">
        <w:rPr>
          <w:rtl w:val="0"/>
        </w:rPr>
        <w:t xml:space="preserve">: A organização é o terceiro bloco da Indústria 4.0. Frequentemente subestimada, a Organização desempenha um papel igualmente importante ao lado de Tecnologia e Processos. Para permanecer relevante diante da crescente competição na Indústria 4.0, as empresas devem adaptar suas estruturas organizacionais e Processos para permitir que sua força de trabalho acompanhe o ritmo.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b w:val="1"/>
          <w:bCs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A Indústria 4.0 demanda um foco maior em dois componentes-chave que podem afetar a efetividade de uma organização. O primeiro componente são as pessoas que compõem a organização — toda a força de trabalho desde a alta gestão até às equipes operacionais. O segundo componente são os sistemas institucionais que governam como a empresa funciona. Ambos os componentes devem ser levados em conta para colher plenamente os benefícios da Indústria 4.0. O bloco de Organização foi segmentado nos pilares de Prontidão de Talento, Estrutura e Gestão.</w:t>
      </w:r>
    </w:p>
    <w:p w:rsidR="00000000" w:rsidDel="00000000" w:rsidP="00000000" w:rsidRDefault="00000000" w:rsidRPr="00000000" w14:paraId="0000046F">
      <w:pPr>
        <w:pStyle w:val="Heading3"/>
        <w:rPr/>
      </w:pPr>
      <w:bookmarkStart w:colFirst="0" w:colLast="0" w:name="_s8b80es8g3n2" w:id="48"/>
      <w:bookmarkEnd w:id="48"/>
      <w:r w:rsidDel="00000000" w:rsidR="00000000" w:rsidRPr="00000000">
        <w:rPr>
          <w:rtl w:val="0"/>
        </w:rPr>
        <w:t xml:space="preserve">7.3 Os 8 Pilares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Na </w:t>
      </w:r>
      <w:ins w:author="Wilson de Souza Melo Junior" w:id="37" w:date="2025-11-27T21:33:05Z">
        <w:r w:rsidDel="00000000" w:rsidR="00000000" w:rsidRPr="00000000">
          <w:rPr>
            <w:rtl w:val="0"/>
          </w:rPr>
          <w:t xml:space="preserve">T</w:t>
        </w:r>
      </w:ins>
      <w:del w:author="Wilson de Souza Melo Junior" w:id="37" w:date="2025-11-27T21:33:05Z">
        <w:r w:rsidDel="00000000" w:rsidR="00000000" w:rsidRPr="00000000">
          <w:rPr>
            <w:rtl w:val="0"/>
          </w:rPr>
          <w:delText xml:space="preserve">t</w:delText>
        </w:r>
      </w:del>
      <w:r w:rsidDel="00000000" w:rsidR="00000000" w:rsidRPr="00000000">
        <w:rPr>
          <w:rtl w:val="0"/>
        </w:rPr>
        <w:t xml:space="preserve">abela 1, há uma breve descrição dos oito pilares</w:t>
      </w:r>
      <w:r w:rsidDel="00000000" w:rsidR="00000000" w:rsidRPr="00000000">
        <w:rPr>
          <w:b w:val="0"/>
          <w:bCs w:val="0"/>
          <w:rtl w:val="0"/>
        </w:rPr>
        <w:t xml:space="preserve">, indicando como estão distribuídos pelos 3 blocos do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framework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MA-I4.0.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jc w:val="center"/>
        <w:rPr/>
      </w:pPr>
      <w:r w:rsidDel="00000000" w:rsidR="00000000" w:rsidRPr="00000000">
        <w:rPr>
          <w:b w:val="0"/>
          <w:bCs w:val="0"/>
          <w:rtl w:val="0"/>
        </w:rPr>
        <w:t xml:space="preserve">Tabela 1. Os pilares distribuídos pelos 3 blocos do</w:t>
      </w:r>
      <w:r w:rsidDel="00000000" w:rsidR="00000000" w:rsidRPr="00000000">
        <w:rPr>
          <w:b w:val="1"/>
          <w:bCs w:val="1"/>
          <w:rtl w:val="0"/>
        </w:rPr>
        <w:t xml:space="preserve"> MA-I4.0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0.0" w:type="dxa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80" w:hRule="atLeast"/>
          <w:tblHeader w:val="0"/>
          <w:trPrChange w:author="Wilson de Souza Melo Junior" w:id="38" w:date="2025-11-27T21:34:06Z">
            <w:trPr>
              <w:cantSplit w:val="0"/>
              <w:tblHeader w:val="0"/>
            </w:trPr>
          </w:trPrChange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38" w:date="2025-11-27T21:34:0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77">
            <w:pPr>
              <w:jc w:val="center"/>
              <w:rPr>
                <w:sz w:val="18"/>
                <w:szCs w:val="18"/>
                <w:rPrChange w:author="Wilson de Souza Melo Junior" w:id="38" w:date="2025-11-27T21:34:06Z">
                  <w:rPr>
                    <w:sz w:val="18"/>
                    <w:szCs w:val="18"/>
                  </w:rPr>
                </w:rPrChange>
              </w:rPr>
              <w:pPrChange w:author="Wilson de Souza Melo Junior" w:id="0" w:date="2025-11-27T21:34:06Z">
                <w:pPr>
                  <w:jc w:val="left"/>
                </w:pPr>
              </w:pPrChange>
            </w:pPr>
            <w:commentRangeStart w:id="7"/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38" w:date="2025-11-27T21:34:0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7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38" w:date="2025-11-27T21:34:0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7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 execução de Processos que levam à produção de bens e serviços</w:t>
            </w:r>
          </w:p>
        </w:tc>
      </w:tr>
      <w:tr>
        <w:trPr>
          <w:cantSplit w:val="0"/>
          <w:trHeight w:val="380" w:hRule="atLeast"/>
          <w:tblHeader w:val="0"/>
          <w:trPrChange w:author="Wilson de Souza Melo Junior" w:id="38" w:date="2025-11-27T21:34:06Z">
            <w:trPr>
              <w:cantSplit w:val="0"/>
              <w:tblHeader w:val="0"/>
            </w:trPr>
          </w:trPrChange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38" w:date="2025-11-27T21:34:0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7A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  <w:pPrChange w:author="Wilson de Souza Melo Junior" w:id="0" w:date="2025-11-27T21:34:06Z">
                <w:pPr>
                  <w:jc w:val="left"/>
                </w:pPr>
              </w:pPrChange>
            </w:pPr>
            <w:del w:author="Wilson de Souza Melo Junior" w:id="39" w:date="2025-11-27T21:34:06Z">
              <w:r w:rsidDel="00000000" w:rsidR="00000000" w:rsidRPr="00000000">
                <w:rPr>
                  <w:b w:val="1"/>
                  <w:bCs w:val="1"/>
                  <w:sz w:val="18"/>
                  <w:szCs w:val="18"/>
                  <w:rtl w:val="0"/>
                </w:rPr>
                <w:delText xml:space="preserve">Processo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38" w:date="2025-11-27T21:34:0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7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Cadeia de Suprimentos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38" w:date="2025-11-27T21:34:0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7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 gestão de materiais brutos e inventário ao longo da cadeia de valor</w:t>
            </w:r>
          </w:p>
        </w:tc>
      </w:tr>
      <w:tr>
        <w:trPr>
          <w:cantSplit w:val="0"/>
          <w:trHeight w:val="380" w:hRule="atLeast"/>
          <w:tblHeader w:val="0"/>
          <w:trPrChange w:author="Wilson de Souza Melo Junior" w:id="38" w:date="2025-11-27T21:34:06Z">
            <w:trPr>
              <w:cantSplit w:val="0"/>
              <w:tblHeader w:val="0"/>
            </w:trPr>
          </w:trPrChange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38" w:date="2025-11-27T21:34:0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7D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  <w:pPrChange w:author="Wilson de Souza Melo Junior" w:id="0" w:date="2025-11-27T21:34:06Z">
                <w:pPr>
                  <w:jc w:val="left"/>
                </w:pPr>
              </w:pPrChange>
            </w:pPr>
            <w:del w:author="Wilson de Souza Melo Junior" w:id="39" w:date="2025-11-27T21:34:06Z">
              <w:r w:rsidDel="00000000" w:rsidR="00000000" w:rsidRPr="00000000">
                <w:rPr>
                  <w:b w:val="1"/>
                  <w:bCs w:val="1"/>
                  <w:sz w:val="18"/>
                  <w:szCs w:val="18"/>
                  <w:rtl w:val="0"/>
                </w:rPr>
                <w:delText xml:space="preserve">Processo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38" w:date="2025-11-27T21:34:0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7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Ciclo de Vida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38" w:date="2025-11-27T21:34:0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7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Sequência de estágios pelos quais um produto passa desde sua concepção até sua remoção do mercado</w:t>
            </w:r>
          </w:p>
        </w:tc>
      </w:tr>
      <w:tr>
        <w:trPr>
          <w:cantSplit w:val="0"/>
          <w:trHeight w:val="380" w:hRule="atLeast"/>
          <w:tblHeader w:val="0"/>
          <w:trPrChange w:author="Wilson de Souza Melo Junior" w:id="40" w:date="2025-11-27T21:34:36Z">
            <w:trPr>
              <w:cantSplit w:val="0"/>
              <w:tblHeader w:val="0"/>
            </w:trPr>
          </w:trPrChange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0" w:date="2025-11-27T21:34:3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0">
            <w:pPr>
              <w:jc w:val="center"/>
              <w:rPr>
                <w:sz w:val="18"/>
                <w:szCs w:val="18"/>
                <w:rPrChange w:author="Wilson de Souza Melo Junior" w:id="40" w:date="2025-11-27T21:34:36Z">
                  <w:rPr>
                    <w:sz w:val="18"/>
                    <w:szCs w:val="18"/>
                  </w:rPr>
                </w:rPrChange>
              </w:rPr>
              <w:pPrChange w:author="Wilson de Souza Melo Junior" w:id="0" w:date="2025-11-27T21:34:36Z">
                <w:pPr>
                  <w:jc w:val="left"/>
                </w:pPr>
              </w:pPrChange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0" w:date="2025-11-27T21:34:3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Automação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0" w:date="2025-11-27T21:34:3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Aplicação de tecnologia para monitorar, controlar e executar a produção e entrega de produtos e serviços</w:t>
            </w:r>
          </w:p>
        </w:tc>
      </w:tr>
      <w:tr>
        <w:trPr>
          <w:cantSplit w:val="0"/>
          <w:trHeight w:val="380" w:hRule="atLeast"/>
          <w:tblHeader w:val="0"/>
          <w:trPrChange w:author="Wilson de Souza Melo Junior" w:id="40" w:date="2025-11-27T21:34:36Z">
            <w:trPr>
              <w:cantSplit w:val="0"/>
              <w:tblHeader w:val="0"/>
            </w:trPr>
          </w:trPrChange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0" w:date="2025-11-27T21:34:3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3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  <w:pPrChange w:author="Wilson de Souza Melo Junior" w:id="0" w:date="2025-11-27T21:34:36Z">
                <w:pPr>
                  <w:jc w:val="left"/>
                </w:pPr>
              </w:pPrChange>
            </w:pPr>
            <w:del w:author="Wilson de Souza Melo Junior" w:id="41" w:date="2025-11-27T21:34:36Z">
              <w:r w:rsidDel="00000000" w:rsidR="00000000" w:rsidRPr="00000000">
                <w:rPr>
                  <w:b w:val="1"/>
                  <w:bCs w:val="1"/>
                  <w:sz w:val="18"/>
                  <w:szCs w:val="18"/>
                  <w:rtl w:val="0"/>
                </w:rPr>
                <w:delText xml:space="preserve">Tecnologia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0" w:date="2025-11-27T21:34:3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Conectividade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0" w:date="2025-11-27T21:34:3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Interconexão de equipamentos, máquinas e sistemas baseados em computador para permitir comunicação e troca de dados</w:t>
            </w:r>
          </w:p>
        </w:tc>
      </w:tr>
      <w:tr>
        <w:trPr>
          <w:cantSplit w:val="0"/>
          <w:trHeight w:val="380" w:hRule="atLeast"/>
          <w:tblHeader w:val="0"/>
          <w:trPrChange w:author="Wilson de Souza Melo Junior" w:id="40" w:date="2025-11-27T21:34:36Z">
            <w:trPr>
              <w:cantSplit w:val="0"/>
              <w:tblHeader w:val="0"/>
            </w:trPr>
          </w:trPrChange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0" w:date="2025-11-27T21:34:3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6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  <w:pPrChange w:author="Wilson de Souza Melo Junior" w:id="0" w:date="2025-11-27T21:34:36Z">
                <w:pPr>
                  <w:jc w:val="left"/>
                </w:pPr>
              </w:pPrChange>
            </w:pPr>
            <w:del w:author="Wilson de Souza Melo Junior" w:id="41" w:date="2025-11-27T21:34:36Z">
              <w:r w:rsidDel="00000000" w:rsidR="00000000" w:rsidRPr="00000000">
                <w:rPr>
                  <w:b w:val="1"/>
                  <w:bCs w:val="1"/>
                  <w:sz w:val="18"/>
                  <w:szCs w:val="18"/>
                  <w:rtl w:val="0"/>
                </w:rPr>
                <w:delText xml:space="preserve">Tecnologia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0" w:date="2025-11-27T21:34:3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Inteligência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0" w:date="2025-11-27T21:34:3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Processamento e análise de dados para otimizar Processos existentes e criar novas aplicações, produtos e serviços</w:t>
            </w:r>
          </w:p>
        </w:tc>
      </w:tr>
      <w:tr>
        <w:trPr>
          <w:cantSplit w:val="0"/>
          <w:trHeight w:val="380" w:hRule="atLeast"/>
          <w:tblHeader w:val="0"/>
          <w:trPrChange w:author="Wilson de Souza Melo Junior" w:id="42" w:date="2025-11-27T21:34:56Z">
            <w:trPr>
              <w:cantSplit w:val="0"/>
              <w:tblHeader w:val="0"/>
            </w:trPr>
          </w:trPrChange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2" w:date="2025-11-27T21:34:5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9">
            <w:pPr>
              <w:jc w:val="center"/>
              <w:rPr>
                <w:sz w:val="18"/>
                <w:szCs w:val="18"/>
                <w:rPrChange w:author="Wilson de Souza Melo Junior" w:id="42" w:date="2025-11-27T21:34:56Z">
                  <w:rPr>
                    <w:sz w:val="18"/>
                    <w:szCs w:val="18"/>
                  </w:rPr>
                </w:rPrChange>
              </w:rPr>
              <w:pPrChange w:author="Wilson de Souza Melo Junior" w:id="0" w:date="2025-11-27T21:34:56Z">
                <w:pPr>
                  <w:jc w:val="left"/>
                </w:pPr>
              </w:pPrChange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2" w:date="2025-11-27T21:34:5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 Prontidão de Talentos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2" w:date="2025-11-27T21:34:5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da força de trabalho de conduzir e entregar iniciativas de Indústria 4.0</w:t>
            </w:r>
          </w:p>
        </w:tc>
      </w:tr>
      <w:tr>
        <w:trPr>
          <w:cantSplit w:val="0"/>
          <w:trHeight w:val="380" w:hRule="atLeast"/>
          <w:tblHeader w:val="0"/>
          <w:trPrChange w:author="Wilson de Souza Melo Junior" w:id="42" w:date="2025-11-27T21:34:56Z">
            <w:trPr>
              <w:cantSplit w:val="0"/>
              <w:tblHeader w:val="0"/>
            </w:trPr>
          </w:trPrChange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2" w:date="2025-11-27T21:34:5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C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  <w:pPrChange w:author="Wilson de Souza Melo Junior" w:id="0" w:date="2025-11-27T21:34:56Z">
                <w:pPr>
                  <w:jc w:val="left"/>
                </w:pPr>
              </w:pPrChange>
            </w:pPr>
            <w:del w:author="Wilson de Souza Melo Junior" w:id="43" w:date="2025-11-27T21:34:56Z">
              <w:r w:rsidDel="00000000" w:rsidR="00000000" w:rsidRPr="00000000">
                <w:rPr>
                  <w:b w:val="1"/>
                  <w:bCs w:val="1"/>
                  <w:sz w:val="18"/>
                  <w:szCs w:val="18"/>
                  <w:rtl w:val="0"/>
                </w:rPr>
                <w:delText xml:space="preserve">Organização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2" w:date="2025-11-27T21:34:5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 Estrutura &amp; 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PrChange w:author="Wilson de Souza Melo Junior" w:id="42" w:date="2025-11-27T21:34:56Z"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48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regras e políticas explícitas e implícitas que determinam como papéis e responsabilidades são atribuídos, controlados e coordenados</w:t>
            </w:r>
          </w:p>
        </w:tc>
      </w:tr>
    </w:tbl>
    <w:p w:rsidR="00000000" w:rsidDel="00000000" w:rsidP="00000000" w:rsidRDefault="00000000" w:rsidRPr="00000000" w14:paraId="0000048F">
      <w:pPr>
        <w:pStyle w:val="Heading3"/>
        <w:rPr/>
      </w:pPr>
      <w:bookmarkStart w:colFirst="0" w:colLast="0" w:name="_xwa5ejuanm4n" w:id="49"/>
      <w:bookmarkEnd w:id="49"/>
      <w:r w:rsidDel="00000000" w:rsidR="00000000" w:rsidRPr="00000000">
        <w:rPr>
          <w:rtl w:val="0"/>
        </w:rPr>
        <w:t xml:space="preserve">7.4 As 16 Dimensões de Avaliação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Na Tabela 2, são brevemente descritas as dimensões</w:t>
      </w:r>
      <w:r w:rsidDel="00000000" w:rsidR="00000000" w:rsidRPr="00000000">
        <w:rPr>
          <w:b w:val="0"/>
          <w:bCs w:val="0"/>
          <w:rtl w:val="0"/>
        </w:rPr>
        <w:t xml:space="preserve">, bem como são indicad</w:t>
      </w:r>
      <w:ins w:author="Wilson de Souza Melo Junior" w:id="44" w:date="2025-11-27T21:35:54Z">
        <w:r w:rsidDel="00000000" w:rsidR="00000000" w:rsidRPr="00000000">
          <w:rPr>
            <w:rtl w:val="0"/>
            <w:rPrChange w:author="Wilson de Souza Melo Junior" w:id="45" w:date="2025-11-27T21:35:54Z">
              <w:rPr>
                <w:b w:val="0"/>
                <w:bCs w:val="0"/>
              </w:rPr>
            </w:rPrChange>
          </w:rPr>
          <w:t xml:space="preserve">a</w:t>
        </w:r>
      </w:ins>
      <w:del w:author="Wilson de Souza Melo Junior" w:id="44" w:date="2025-11-27T21:35:54Z">
        <w:r w:rsidDel="00000000" w:rsidR="00000000" w:rsidRPr="00000000">
          <w:rPr>
            <w:rtl w:val="0"/>
            <w:rPrChange w:author="Wilson de Souza Melo Junior" w:id="45" w:date="2025-11-27T21:35:54Z">
              <w:rPr>
                <w:b w:val="0"/>
                <w:bCs w:val="0"/>
              </w:rPr>
            </w:rPrChange>
          </w:rPr>
          <w:delText xml:space="preserve">o</w:delText>
        </w:r>
      </w:del>
      <w:r w:rsidDel="00000000" w:rsidR="00000000" w:rsidRPr="00000000">
        <w:rPr>
          <w:b w:val="0"/>
          <w:bCs w:val="0"/>
          <w:rtl w:val="0"/>
        </w:rPr>
        <w:t xml:space="preserve">s as duas distribuições dentro dos pilares e blocos do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framework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MA-I4.0.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Tabela 2.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0"/>
          <w:bCs w:val="0"/>
          <w:rtl w:val="0"/>
        </w:rPr>
        <w:t xml:space="preserve">6 dimensões do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framework</w:t>
      </w:r>
      <w:r w:rsidDel="00000000" w:rsidR="00000000" w:rsidRPr="00000000">
        <w:rPr>
          <w:b w:val="0"/>
          <w:bCs w:val="0"/>
          <w:rtl w:val="0"/>
        </w:rPr>
        <w:t xml:space="preserve"> MA-I4.0.</w:t>
      </w:r>
    </w:p>
    <w:tbl>
      <w:tblPr>
        <w:tblStyle w:val="Table2"/>
        <w:tblW w:w="9360.0" w:type="dxa"/>
        <w:jc w:val="left"/>
        <w:tblInd w:w="-100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Dimensão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 Resumida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Integração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Integração de Processos e sistemas através de todos os níveis hierárquicos da pirâmide de automação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Integração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Cadeia de Suprimentos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Integração de Processos empresariais através da organização e com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stakeholders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ao longo da cadeia de valor</w:t>
            </w:r>
          </w:p>
          <w:p w:rsidR="00000000" w:rsidDel="00000000" w:rsidP="00000000" w:rsidRDefault="00000000" w:rsidRPr="00000000" w14:paraId="000004A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Ciclo de Vida de Produto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Ciclo de Vida de Produto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Integração de pessoas, Processos e sistemas ao longo de todo o ciclo de vida do produto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Automação do Chão de Fábrica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Aplicação de tecnologia para monitorar, controlar e executar Processos no chão de fábrica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Automação Corporativa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Aplicação de tecnologia para monitorar, controlar e executar Processos administrativos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Automação de Instalações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Facility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Aplicação de tecnologia para monitorar, controlar e executar Processos de gestão de instalações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Conectividade de Chão de Fábrica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Interconexão de equipamentos, máquinas e sistemas no chão de fábrica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Conectividade </w:t>
            </w:r>
            <w:ins w:author="Wilson de Souza Melo Junior" w:id="46" w:date="2025-11-27T21:36:24Z">
              <w:r w:rsidDel="00000000" w:rsidR="00000000" w:rsidRPr="00000000">
                <w:rPr>
                  <w:b w:val="1"/>
                  <w:bCs w:val="1"/>
                  <w:sz w:val="18"/>
                  <w:szCs w:val="18"/>
                  <w:rtl w:val="0"/>
                  <w:rPrChange w:author="Wilson de Souza Melo Junior" w:id="47" w:date="2025-11-27T21:36:24Z">
                    <w:rPr>
                      <w:b w:val="1"/>
                      <w:bCs w:val="1"/>
                      <w:sz w:val="18"/>
                      <w:szCs w:val="18"/>
                    </w:rPr>
                  </w:rPrChange>
                </w:rPr>
                <w:t xml:space="preserve">Corporativa</w:t>
              </w:r>
            </w:ins>
            <w:del w:author="Wilson de Souza Melo Junior" w:id="46" w:date="2025-11-27T21:36:24Z">
              <w:r w:rsidDel="00000000" w:rsidR="00000000" w:rsidRPr="00000000">
                <w:rPr>
                  <w:b w:val="1"/>
                  <w:bCs w:val="1"/>
                  <w:sz w:val="18"/>
                  <w:szCs w:val="18"/>
                  <w:rtl w:val="0"/>
                  <w:rPrChange w:author="Wilson de Souza Melo Junior" w:id="47" w:date="2025-11-27T21:36:24Z">
                    <w:rPr>
                      <w:b w:val="1"/>
                      <w:bCs w:val="1"/>
                      <w:sz w:val="18"/>
                      <w:szCs w:val="18"/>
                    </w:rPr>
                  </w:rPrChange>
                </w:rPr>
                <w:delText xml:space="preserve">Corportativa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Interconexão de sistemas de TI empresariais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Conectividade de Instalações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Facility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Interconexão de equipamentos e sistemas de gestão de instalações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Inteligência de Chão de Fábrica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Processamento e análise de dados do chão de fábrica para otimização e tomada de decisão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Inteligência Corporativa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Processamento e análise de dados empresariais para otimização e tomada de decisão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Inteligência de Instalações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Facility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Processamento e análise de dados de instalações para otimização e tomada de decisão</w:t>
            </w:r>
          </w:p>
          <w:p w:rsidR="00000000" w:rsidDel="00000000" w:rsidP="00000000" w:rsidRDefault="00000000" w:rsidRPr="00000000" w14:paraId="000004D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Desenvolvimento e Aprendizado de Força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Prontidão de Talentos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Programas e práticas para desenvolver competências da força de trabalho em I4.0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Competência de Liderança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Prontidão de Talentos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da liderança de conduzir a transformação I4.0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Colaboração inter e intra-organização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Estrutura &amp; Gestão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Estruturas e práticas que facilitam a colaboração interna e externa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Estratégia &amp;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Estrutura &amp; Gestão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Estratégia formal e estrutura de governança para I4.0</w:t>
            </w:r>
          </w:p>
        </w:tc>
      </w:tr>
    </w:tbl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rPr/>
      </w:pPr>
      <w:bookmarkStart w:colFirst="0" w:colLast="0" w:name="_djy57lwmbi53" w:id="50"/>
      <w:bookmarkEnd w:id="50"/>
      <w:r w:rsidDel="00000000" w:rsidR="00000000" w:rsidRPr="00000000">
        <w:rPr>
          <w:rtl w:val="0"/>
        </w:rPr>
        <w:t xml:space="preserve">8. Método de Cálculo do Índice de Maturidade</w:t>
      </w:r>
    </w:p>
    <w:p w:rsidR="00000000" w:rsidDel="00000000" w:rsidP="00000000" w:rsidRDefault="00000000" w:rsidRPr="00000000" w14:paraId="000004F1">
      <w:pPr>
        <w:pStyle w:val="Heading3"/>
        <w:rPr/>
      </w:pPr>
      <w:bookmarkStart w:colFirst="0" w:colLast="0" w:name="_xc92kpsx8qwu" w:id="51"/>
      <w:bookmarkEnd w:id="51"/>
      <w:r w:rsidDel="00000000" w:rsidR="00000000" w:rsidRPr="00000000">
        <w:rPr>
          <w:rtl w:val="0"/>
        </w:rPr>
        <w:t xml:space="preserve">8.1 Visão Geral do Método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O cálculo do índice de maturidade </w:t>
      </w:r>
      <w:r w:rsidDel="00000000" w:rsidR="00000000" w:rsidRPr="00000000">
        <w:rPr>
          <w:b w:val="1"/>
          <w:bCs w:val="1"/>
          <w:rtl w:val="0"/>
        </w:rPr>
        <w:t xml:space="preserve">MA-I4.0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é realizado através da média aritmética das dimensões.</w:t>
      </w:r>
    </w:p>
    <w:p w:rsidR="00000000" w:rsidDel="00000000" w:rsidP="00000000" w:rsidRDefault="00000000" w:rsidRPr="00000000" w14:paraId="000004F3">
      <w:pPr>
        <w:pStyle w:val="Heading3"/>
        <w:rPr/>
      </w:pPr>
      <w:bookmarkStart w:colFirst="0" w:colLast="0" w:name="_dsxjvd5mpi7a" w:id="52"/>
      <w:bookmarkEnd w:id="52"/>
      <w:r w:rsidDel="00000000" w:rsidR="00000000" w:rsidRPr="00000000">
        <w:rPr>
          <w:rtl w:val="0"/>
        </w:rPr>
        <w:t xml:space="preserve">8.2 Passo 1: Avaliar Cada Capacidade (0 a 6)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Neste passo, cada capacidade é avaliada por um conjunto de questões em que os itens de respostas são valorados em uma escala </w:t>
      </w:r>
      <w:ins w:author="Wilson de Souza Melo Junior" w:id="48" w:date="2025-11-27T21:37:50Z">
        <w:r w:rsidDel="00000000" w:rsidR="00000000" w:rsidRPr="00000000">
          <w:rPr>
            <w:rtl w:val="0"/>
          </w:rPr>
          <w:t xml:space="preserve">crescente</w:t>
        </w:r>
      </w:ins>
      <w:del w:author="Wilson de Souza Melo Junior" w:id="48" w:date="2025-11-27T21:37:50Z">
        <w:r w:rsidDel="00000000" w:rsidR="00000000" w:rsidRPr="00000000">
          <w:rPr>
            <w:rtl w:val="0"/>
          </w:rPr>
          <w:delText xml:space="preserve">ordinal</w:delText>
        </w:r>
      </w:del>
      <w:r w:rsidDel="00000000" w:rsidR="00000000" w:rsidRPr="00000000">
        <w:rPr>
          <w:rtl w:val="0"/>
        </w:rPr>
        <w:t xml:space="preserve"> que varia de </w:t>
      </w:r>
      <w:r w:rsidDel="00000000" w:rsidR="00000000" w:rsidRPr="00000000">
        <w:rPr>
          <w:b w:val="1"/>
          <w:bCs w:val="1"/>
          <w:rtl w:val="0"/>
        </w:rPr>
        <w:t xml:space="preserve">0 a 6.</w:t>
      </w:r>
      <w:r w:rsidDel="00000000" w:rsidR="00000000" w:rsidRPr="00000000">
        <w:rPr>
          <w:b w:val="0"/>
          <w:bCs w:val="0"/>
          <w:rtl w:val="0"/>
        </w:rPr>
        <w:t xml:space="preserve"> Os valores do </w:t>
      </w:r>
      <w:r w:rsidDel="00000000" w:rsidR="00000000" w:rsidRPr="00000000">
        <w:rPr>
          <w:rtl w:val="0"/>
        </w:rPr>
        <w:t xml:space="preserve">nível</w:t>
      </w:r>
      <w:r w:rsidDel="00000000" w:rsidR="00000000" w:rsidRPr="00000000">
        <w:rPr>
          <w:b w:val="0"/>
          <w:bCs w:val="0"/>
          <w:rtl w:val="0"/>
        </w:rPr>
        <w:t xml:space="preserve"> em cada uma das </w:t>
      </w:r>
      <w:r w:rsidDel="00000000" w:rsidR="00000000" w:rsidRPr="00000000">
        <w:rPr>
          <w:rtl w:val="0"/>
        </w:rPr>
        <w:t xml:space="preserve">respostas</w:t>
      </w:r>
      <w:r w:rsidDel="00000000" w:rsidR="00000000" w:rsidRPr="00000000">
        <w:rPr>
          <w:b w:val="0"/>
          <w:bCs w:val="0"/>
          <w:rtl w:val="0"/>
        </w:rPr>
        <w:t xml:space="preserve"> são utilizados como valores para se obter uma média aritmética dessas respostas, r</w:t>
      </w:r>
      <w:r w:rsidDel="00000000" w:rsidR="00000000" w:rsidRPr="00000000">
        <w:rPr>
          <w:rtl w:val="0"/>
        </w:rPr>
        <w:t xml:space="preserve">esultando na </w:t>
      </w:r>
      <w:r w:rsidDel="00000000" w:rsidR="00000000" w:rsidRPr="00000000">
        <w:rPr>
          <w:b w:val="1"/>
          <w:bCs w:val="1"/>
          <w:rtl w:val="0"/>
        </w:rPr>
        <w:t xml:space="preserve">Nota da Capacidade (NC)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b w:val="0"/>
          <w:bCs w:val="0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Escala de Níveis</w:t>
      </w:r>
      <w:r w:rsidDel="00000000" w:rsidR="00000000" w:rsidRPr="00000000">
        <w:rPr>
          <w:b w:val="0"/>
          <w:bCs w:val="0"/>
          <w:rtl w:val="0"/>
        </w:rPr>
        <w:t xml:space="preserve"> é indicada a seguir, bem como a taxonomia de conceitos que podem definir um determinado nível.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numPr>
          <w:ilvl w:val="0"/>
          <w:numId w:val="2"/>
        </w:numPr>
        <w:ind w:left="720" w:hanging="360"/>
        <w:rPr/>
      </w:pPr>
      <w:commentRangeStart w:id="8"/>
      <w:r w:rsidDel="00000000" w:rsidR="00000000" w:rsidRPr="00000000">
        <w:rPr>
          <w:b w:val="1"/>
          <w:bCs w:val="1"/>
          <w:rtl w:val="0"/>
        </w:rPr>
        <w:t xml:space="preserve">Nível 0</w:t>
      </w:r>
      <w:r w:rsidDel="00000000" w:rsidR="00000000" w:rsidRPr="00000000">
        <w:rPr>
          <w:rtl w:val="0"/>
        </w:rPr>
        <w:t xml:space="preserve">: Inexistente / Indefinido / Nenhum</w:t>
      </w:r>
    </w:p>
    <w:p w:rsidR="00000000" w:rsidDel="00000000" w:rsidP="00000000" w:rsidRDefault="00000000" w:rsidRPr="00000000" w14:paraId="000004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Nível 1</w:t>
      </w:r>
      <w:r w:rsidDel="00000000" w:rsidR="00000000" w:rsidRPr="00000000">
        <w:rPr>
          <w:rtl w:val="0"/>
        </w:rPr>
        <w:t xml:space="preserve">: Inicial / Definido / Básico / Conectado / Computadorizado</w:t>
      </w:r>
    </w:p>
    <w:p w:rsidR="00000000" w:rsidDel="00000000" w:rsidP="00000000" w:rsidRDefault="00000000" w:rsidRPr="00000000" w14:paraId="000004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Nível 2</w:t>
      </w:r>
      <w:r w:rsidDel="00000000" w:rsidR="00000000" w:rsidRPr="00000000">
        <w:rPr>
          <w:rtl w:val="0"/>
        </w:rPr>
        <w:t xml:space="preserve">: Gerenciado / Digital / Avançado / Interoperável / Visível</w:t>
      </w:r>
    </w:p>
    <w:p w:rsidR="00000000" w:rsidDel="00000000" w:rsidP="00000000" w:rsidRDefault="00000000" w:rsidRPr="00000000" w14:paraId="000004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Nível 3</w:t>
      </w:r>
      <w:r w:rsidDel="00000000" w:rsidR="00000000" w:rsidRPr="00000000">
        <w:rPr>
          <w:rtl w:val="0"/>
        </w:rPr>
        <w:t xml:space="preserve">: Definido / Integrado /  Interoperável e Seguro / Medido</w:t>
      </w:r>
    </w:p>
    <w:p w:rsidR="00000000" w:rsidDel="00000000" w:rsidP="00000000" w:rsidRDefault="00000000" w:rsidRPr="00000000" w14:paraId="000004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Nível 4</w:t>
      </w:r>
      <w:r w:rsidDel="00000000" w:rsidR="00000000" w:rsidRPr="00000000">
        <w:rPr>
          <w:rtl w:val="0"/>
        </w:rPr>
        <w:t xml:space="preserve">: Diagnosticável / Automatizado / Flexível / Escalável</w:t>
      </w:r>
    </w:p>
    <w:p w:rsidR="00000000" w:rsidDel="00000000" w:rsidP="00000000" w:rsidRDefault="00000000" w:rsidRPr="00000000" w14:paraId="000004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Nível 5</w:t>
      </w:r>
      <w:r w:rsidDel="00000000" w:rsidR="00000000" w:rsidRPr="00000000">
        <w:rPr>
          <w:rtl w:val="0"/>
        </w:rPr>
        <w:t xml:space="preserve">: Inteligente / </w:t>
      </w:r>
      <w:r w:rsidDel="00000000" w:rsidR="00000000" w:rsidRPr="00000000">
        <w:rPr>
          <w:i w:val="1"/>
          <w:i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/ Preditivo</w:t>
      </w:r>
    </w:p>
    <w:p w:rsidR="00000000" w:rsidDel="00000000" w:rsidP="00000000" w:rsidRDefault="00000000" w:rsidRPr="00000000" w14:paraId="000004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Nível 6</w:t>
      </w:r>
      <w:r w:rsidDel="00000000" w:rsidR="00000000" w:rsidRPr="00000000">
        <w:rPr>
          <w:rtl w:val="0"/>
        </w:rPr>
        <w:t xml:space="preserve">: Otimizado / Adaptativo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A nomenclatura específica dos níveis varia conforme a dimensão. Consulte o APÊNDICE </w:t>
      </w:r>
      <w:commentRangeStart w:id="9"/>
      <w:r w:rsidDel="00000000" w:rsidR="00000000" w:rsidRPr="00000000">
        <w:rPr>
          <w:rtl w:val="0"/>
        </w:rPr>
        <w:t xml:space="preserve">A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 para os critérios detalhados de cada nível para cada dimensão.</w:t>
      </w:r>
    </w:p>
    <w:p w:rsidR="00000000" w:rsidDel="00000000" w:rsidP="00000000" w:rsidRDefault="00000000" w:rsidRPr="00000000" w14:paraId="00000502">
      <w:pPr>
        <w:pStyle w:val="Heading3"/>
        <w:rPr/>
      </w:pPr>
      <w:bookmarkStart w:colFirst="0" w:colLast="0" w:name="_mfxswy724smm" w:id="53"/>
      <w:bookmarkEnd w:id="53"/>
      <w:r w:rsidDel="00000000" w:rsidR="00000000" w:rsidRPr="00000000">
        <w:rPr>
          <w:rtl w:val="0"/>
        </w:rPr>
        <w:t xml:space="preserve">8.3 Passo 2: Calcular a Média de Cada Dimensão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Cada uma das 16 dimensões é avaliada individualmente por um conjunto de questões relacionadas. A </w:t>
      </w:r>
      <w:r w:rsidDel="00000000" w:rsidR="00000000" w:rsidRPr="00000000">
        <w:rPr>
          <w:b w:val="1"/>
          <w:bCs w:val="1"/>
          <w:rtl w:val="0"/>
        </w:rPr>
        <w:t xml:space="preserve">Média da Dimensão (MD)</w:t>
      </w:r>
      <w:r w:rsidDel="00000000" w:rsidR="00000000" w:rsidRPr="00000000">
        <w:rPr>
          <w:rtl w:val="0"/>
        </w:rPr>
        <w:t xml:space="preserve"> é calculada como a média aritmética das notas dessas questões.</w:t>
      </w:r>
    </w:p>
    <w:p w:rsidR="00000000" w:rsidDel="00000000" w:rsidP="00000000" w:rsidRDefault="00000000" w:rsidRPr="00000000" w14:paraId="000005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71688" cy="612874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612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ind w:left="2160" w:firstLine="0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50B">
      <w:pPr>
        <w:numPr>
          <w:ilvl w:val="0"/>
          <w:numId w:val="2"/>
        </w:numPr>
        <w:ind w:left="2880" w:hanging="360"/>
        <w:rPr/>
      </w:pPr>
      <w:r w:rsidDel="00000000" w:rsidR="00000000" w:rsidRPr="00000000">
        <w:rPr>
          <w:i w:val="1"/>
          <w:iCs w:val="1"/>
          <w:rtl w:val="0"/>
        </w:rPr>
        <w:t xml:space="preserve">MD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 = Média da j-ésima dimensão </w:t>
      </w:r>
    </w:p>
    <w:p w:rsidR="00000000" w:rsidDel="00000000" w:rsidP="00000000" w:rsidRDefault="00000000" w:rsidRPr="00000000" w14:paraId="0000050C">
      <w:pPr>
        <w:numPr>
          <w:ilvl w:val="0"/>
          <w:numId w:val="2"/>
        </w:numPr>
        <w:ind w:left="2880" w:hanging="360"/>
        <w:rPr/>
      </w:pPr>
      <w:commentRangeStart w:id="10"/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= Nota da i-ésima questão da j-ésima dimensão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numPr>
          <w:ilvl w:val="0"/>
          <w:numId w:val="2"/>
        </w:numPr>
        <w:ind w:left="2880" w:hanging="360"/>
        <w:rPr/>
      </w:pP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 = Número de questões da dimensão j-ésima dimensão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85" w:hRule="atLeast"/>
          <w:tblHeader w:val="0"/>
        </w:trPr>
        <w:tc>
          <w:tcPr>
            <w:shd w:fill="ec9ba4" w:val="clear"/>
          </w:tcPr>
          <w:p w:rsidR="00000000" w:rsidDel="00000000" w:rsidP="00000000" w:rsidRDefault="00000000" w:rsidRPr="00000000" w14:paraId="0000050F">
            <w:pPr>
              <w:widowControl w:val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Atenção: </w:t>
            </w:r>
            <w:r w:rsidDel="00000000" w:rsidR="00000000" w:rsidRPr="00000000">
              <w:rPr>
                <w:rtl w:val="0"/>
              </w:rPr>
              <w:t xml:space="preserve">Todas as médias das dimensões devem ser calculadas obedecendo as regras de arredondamentos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duas (2) casas decimais.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3"/>
        <w:rPr/>
      </w:pPr>
      <w:bookmarkStart w:colFirst="0" w:colLast="0" w:name="_9tkphn52267p" w:id="54"/>
      <w:bookmarkEnd w:id="54"/>
      <w:r w:rsidDel="00000000" w:rsidR="00000000" w:rsidRPr="00000000">
        <w:rPr>
          <w:rtl w:val="0"/>
        </w:rPr>
        <w:t xml:space="preserve">8.4 Passo 4: Calcular o Índice MA-I4.0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Índice MA-I4.0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é calculado como a média aritmética das médias das dimensões. Nesse caso, cada dimensão tem contribuição de 1/16 (6.25%) no índice final e os pesos atribuídos a cada bloco podem ser calculados, multiplicando o número de dimensões contidas em cada bloco por essa contribuição.  Assim, os pesos de cada bloco na construção do índice final são apresentados na tabela a seguir: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widowControl w:val="0"/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Tabela 3. Pesos atribuídos a cada bloco devido as suas dimensões.</w:t>
      </w:r>
    </w:p>
    <w:tbl>
      <w:tblPr>
        <w:tblStyle w:val="Table4"/>
        <w:tblW w:w="9360.0" w:type="dxa"/>
        <w:jc w:val="left"/>
        <w:tblInd w:w="-100.0" w:type="dxa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18,75% (0,1875)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bem desenhados são fundamentais para o sucesso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56,25% (0,5625)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 é o principal habilitador da I4.0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25% (0,25)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Pessoas e estruturas são críticas para sustentabilidade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100% (1,00)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Em avaliações </w:t>
      </w:r>
      <w:r w:rsidDel="00000000" w:rsidR="00000000" w:rsidRPr="00000000">
        <w:rPr>
          <w:i w:val="1"/>
          <w:iCs w:val="1"/>
          <w:rtl w:val="0"/>
        </w:rPr>
        <w:t xml:space="preserve">ad-hoc</w:t>
      </w:r>
      <w:r w:rsidDel="00000000" w:rsidR="00000000" w:rsidRPr="00000000">
        <w:rPr>
          <w:rtl w:val="0"/>
        </w:rPr>
        <w:t xml:space="preserve">, os pesos podem ser ajustados conforme o contexto específico da organização ou indústria, desde que a soma seja sempre 1,00 (100%). Entretanto, para efeitos de avaliações e </w:t>
      </w:r>
      <w:r w:rsidDel="00000000" w:rsidR="00000000" w:rsidRPr="00000000">
        <w:rPr>
          <w:i w:val="1"/>
          <w:iCs w:val="1"/>
          <w:rtl w:val="0"/>
        </w:rPr>
        <w:t xml:space="preserve">benchmarkings</w:t>
      </w:r>
      <w:r w:rsidDel="00000000" w:rsidR="00000000" w:rsidRPr="00000000">
        <w:rPr>
          <w:rtl w:val="0"/>
        </w:rPr>
        <w:t xml:space="preserve"> oficiais</w:t>
      </w:r>
      <w:ins w:author="Wilson de Souza Melo Junior" w:id="49" w:date="2025-11-27T21:41:02Z">
        <w:r w:rsidDel="00000000" w:rsidR="00000000" w:rsidRPr="00000000">
          <w:rPr>
            <w:rtl w:val="0"/>
          </w:rPr>
          <w:t xml:space="preserve">,</w:t>
        </w:r>
      </w:ins>
      <w:r w:rsidDel="00000000" w:rsidR="00000000" w:rsidRPr="00000000">
        <w:rPr>
          <w:rtl w:val="0"/>
        </w:rPr>
        <w:t xml:space="preserve"> deve-se sempre adotar os pesos apresentados na Tabela 3.</w:t>
      </w:r>
    </w:p>
    <w:p w:rsidR="00000000" w:rsidDel="00000000" w:rsidP="00000000" w:rsidRDefault="00000000" w:rsidRPr="00000000" w14:paraId="000005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03873" cy="631413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873" cy="63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ind w:left="2880" w:firstLine="0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28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2"/>
        </w:numPr>
        <w:ind w:left="3600" w:hanging="360"/>
        <w:rPr/>
      </w:pP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 = Média da j-ésima Dimensão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85" w:hRule="atLeast"/>
          <w:tblHeader w:val="0"/>
        </w:trPr>
        <w:tc>
          <w:tcPr>
            <w:shd w:fill="ec9ba4" w:val="clear"/>
          </w:tcPr>
          <w:p w:rsidR="00000000" w:rsidDel="00000000" w:rsidP="00000000" w:rsidRDefault="00000000" w:rsidRPr="00000000" w14:paraId="0000052F">
            <w:pPr>
              <w:widowControl w:val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Atenção: </w:t>
            </w:r>
            <w:r w:rsidDel="00000000" w:rsidR="00000000" w:rsidRPr="00000000">
              <w:rPr>
                <w:rtl w:val="0"/>
              </w:rPr>
              <w:t xml:space="preserve"> O índice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idx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vertAlign w:val="subscript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  <w:t xml:space="preserve"> deve ser calculado obedecendo as regras de arredondamentos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duas (2) casas decimais.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Tabela 4. Exemplo de médias das dimensões.</w:t>
      </w:r>
    </w:p>
    <w:p w:rsidR="00000000" w:rsidDel="00000000" w:rsidP="00000000" w:rsidRDefault="00000000" w:rsidRPr="00000000" w14:paraId="00000535">
      <w:pPr>
        <w:numPr>
          <w:ilvl w:val="0"/>
          <w:numId w:val="2"/>
        </w:num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418465</wp:posOffset>
            </wp:positionH>
            <wp:positionV relativeFrom="paragraph">
              <wp:posOffset>0</wp:posOffset>
            </wp:positionV>
            <wp:extent cx="5335270" cy="2979420"/>
            <wp:effectExtent b="0" l="0" r="0" t="0"/>
            <wp:wrapSquare wrapText="bothSides" distB="0" distT="0" distL="114300" distR="11430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2979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Desta forma: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ind w:left="72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rtl w:val="0"/>
        </w:rPr>
        <w:t xml:space="preserve"> = ( 3,00 + 2,00 + 3,00 + 3,00 + 2,00 + 2,00 + 3,00 + 3,00 + 3,00 + 3,00 + 2,00 + 3,00 + 2,00 + 3,00 + 2,00 + 2,00) /16 = </w:t>
      </w:r>
      <w:r w:rsidDel="00000000" w:rsidR="00000000" w:rsidRPr="00000000">
        <w:rPr>
          <w:b w:val="1"/>
          <w:bCs w:val="1"/>
          <w:rtl w:val="0"/>
        </w:rPr>
        <w:t xml:space="preserve">2,56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ind w:firstLine="72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  2,56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3"/>
        <w:rPr/>
      </w:pPr>
      <w:bookmarkStart w:colFirst="0" w:colLast="0" w:name="_e7a38npzdaoh" w:id="55"/>
      <w:bookmarkEnd w:id="55"/>
      <w:r w:rsidDel="00000000" w:rsidR="00000000" w:rsidRPr="00000000">
        <w:rPr>
          <w:rtl w:val="0"/>
        </w:rPr>
        <w:t xml:space="preserve">9.6 Interpretação do Índice Final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O índice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rtl w:val="0"/>
        </w:rPr>
        <w:t xml:space="preserve"> final varia de 0,00 a 6,00 e deve ser interpretado conforme os níveis de maturidade descritos na Tabela 5, a seguir: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widowControl w:val="0"/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Tabela 5. Relação entre as faixas do índice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rtl w:val="0"/>
        </w:rPr>
        <w:t xml:space="preserve"> e o nível de maturidade.</w:t>
      </w:r>
    </w:p>
    <w:tbl>
      <w:tblPr>
        <w:tblStyle w:val="Table6"/>
        <w:tblW w:w="9360.0" w:type="dxa"/>
        <w:jc w:val="left"/>
        <w:tblInd w:w="-100.0" w:type="dxa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Faixa do Índice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idx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vertAlign w:val="subscript"/>
                <w:rtl w:val="0"/>
              </w:rPr>
              <w:t xml:space="preserve">4.0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Nível de Maturidade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0,00 - 1,00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Nível 1: Incipiente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organização está nos estágios iniciais da jornada I4.0. Processos são majoritariamente manuais ou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ad-hoc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tecnologias digitais são limitadas, e não há estratégia formal de I4.0.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1,01 - 2,00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Nível 2: Em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organização iniciou sua jornada I4.0. Alguns processos estão definidos e digitalizados, tecnologias básicas estão implementadas, e há consciência sobre I4.0 na liderança.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2,01 - 3,00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Nível 3: Padronizado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organização tem processos bem definidos e sistemas digitais implementados. Há integração inicial entre sistemas, e a organização possui uma estratégia de I4.0 em desenvolvimento.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3,01 - 4,00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Nível 4: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organização possui processos integrados e sistemas automatizados. Há conectividade entre sistemas e dados fluem através da organização. A estratégia de I4.0 está sendo executada ativamente.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4,01 - 5,00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Nível 5: Otimizado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organização possui processos e sistemas altamente integrados e automatizados. Utiliza análise de dados avançada para otimização contínua. A cultura de I4.0 está estabelecida.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5,01 - 6,00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Nível 6: Adaptativo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organização é líder em I4.0. Possui sistemas autônomos e adaptativos, utiliza, por exemplo, IA 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machine learning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extensivamente, e inova continuamente em produtos e Processos.</w:t>
            </w:r>
          </w:p>
        </w:tc>
      </w:tr>
    </w:tbl>
    <w:p w:rsidR="00000000" w:rsidDel="00000000" w:rsidP="00000000" w:rsidRDefault="00000000" w:rsidRPr="00000000" w14:paraId="000005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Interpretação Final</w:t>
      </w:r>
      <w:r w:rsidDel="00000000" w:rsidR="00000000" w:rsidRPr="00000000">
        <w:rPr>
          <w:rtl w:val="0"/>
        </w:rPr>
        <w:t xml:space="preserve">: A organização está no </w:t>
      </w:r>
      <w:r w:rsidDel="00000000" w:rsidR="00000000" w:rsidRPr="00000000">
        <w:rPr>
          <w:b w:val="1"/>
          <w:bCs w:val="1"/>
          <w:rtl w:val="0"/>
        </w:rPr>
        <w:t xml:space="preserve">Nível 3: Padronizado</w:t>
      </w:r>
      <w:r w:rsidDel="00000000" w:rsidR="00000000" w:rsidRPr="00000000">
        <w:rPr>
          <w:rtl w:val="0"/>
        </w:rPr>
        <w:t xml:space="preserve">, com um </w:t>
      </w:r>
      <w:r w:rsidDel="00000000" w:rsidR="00000000" w:rsidRPr="00000000">
        <w:rPr>
          <w:b w:val="1"/>
          <w:bCs w:val="1"/>
          <w:rtl w:val="0"/>
        </w:rPr>
        <w:t xml:space="preserve">índice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rtl w:val="0"/>
        </w:rPr>
        <w:t xml:space="preserve"> de 2,56. Possui processos bem definidos e sistemas digitais implementados, com integração inicial entre sistemas.</w:t>
      </w:r>
    </w:p>
    <w:p w:rsidR="00000000" w:rsidDel="00000000" w:rsidP="00000000" w:rsidRDefault="00000000" w:rsidRPr="00000000" w14:paraId="0000055A">
      <w:pPr>
        <w:pStyle w:val="Heading3"/>
        <w:rPr/>
      </w:pPr>
      <w:bookmarkStart w:colFirst="0" w:colLast="0" w:name="_1p031ywbaxo9" w:id="56"/>
      <w:bookmarkEnd w:id="56"/>
      <w:r w:rsidDel="00000000" w:rsidR="00000000" w:rsidRPr="00000000">
        <w:rPr>
          <w:rtl w:val="0"/>
        </w:rPr>
        <w:t xml:space="preserve">8.7 Visualização dos Resultados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Além dos cálculos usados para se chegar ao índice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rtl w:val="0"/>
        </w:rPr>
        <w:t xml:space="preserve">, os resultados da avaliação devem ser apresentados através de múltiplas visualizações para facilitar sua compreensão. Dessa forma, </w:t>
      </w:r>
      <w:ins w:author="Wilson de Souza Melo Junior" w:id="50" w:date="2025-11-27T21:42:50Z">
        <w:r w:rsidDel="00000000" w:rsidR="00000000" w:rsidRPr="00000000">
          <w:rPr>
            <w:rtl w:val="0"/>
          </w:rPr>
          <w:t xml:space="preserve">as</w:t>
        </w:r>
      </w:ins>
      <w:del w:author="Wilson de Souza Melo Junior" w:id="50" w:date="2025-11-27T21:42:50Z">
        <w:r w:rsidDel="00000000" w:rsidR="00000000" w:rsidRPr="00000000">
          <w:rPr>
            <w:rtl w:val="0"/>
          </w:rPr>
          <w:delText xml:space="preserve">nas</w:delText>
        </w:r>
      </w:del>
      <w:r w:rsidDel="00000000" w:rsidR="00000000" w:rsidRPr="00000000">
        <w:rPr>
          <w:rtl w:val="0"/>
        </w:rPr>
        <w:t xml:space="preserve"> seções a seguir </w:t>
      </w:r>
      <w:ins w:author="Wilson de Souza Melo Junior" w:id="51" w:date="2025-11-27T21:42:53Z">
        <w:r w:rsidDel="00000000" w:rsidR="00000000" w:rsidRPr="00000000">
          <w:rPr>
            <w:rtl w:val="0"/>
          </w:rPr>
          <w:t xml:space="preserve">trazem</w:t>
        </w:r>
      </w:ins>
      <w:del w:author="Wilson de Souza Melo Junior" w:id="51" w:date="2025-11-27T21:42:53Z">
        <w:r w:rsidDel="00000000" w:rsidR="00000000" w:rsidRPr="00000000">
          <w:rPr>
            <w:rtl w:val="0"/>
          </w:rPr>
          <w:delText xml:space="preserve">seguem</w:delText>
        </w:r>
      </w:del>
      <w:r w:rsidDel="00000000" w:rsidR="00000000" w:rsidRPr="00000000">
        <w:rPr>
          <w:rtl w:val="0"/>
        </w:rPr>
        <w:t xml:space="preserve"> algumas orientações.</w:t>
      </w:r>
    </w:p>
    <w:p w:rsidR="00000000" w:rsidDel="00000000" w:rsidP="00000000" w:rsidRDefault="00000000" w:rsidRPr="00000000" w14:paraId="0000055D">
      <w:pPr>
        <w:pStyle w:val="Heading4"/>
        <w:rPr/>
      </w:pPr>
      <w:bookmarkStart w:colFirst="0" w:colLast="0" w:name="_76gjx3t2py3d" w:id="57"/>
      <w:bookmarkEnd w:id="57"/>
      <w:r w:rsidDel="00000000" w:rsidR="00000000" w:rsidRPr="00000000">
        <w:rPr>
          <w:rtl w:val="0"/>
        </w:rPr>
        <w:t xml:space="preserve">8.7.1 Gráfico Radar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Embora não sejam diretamente utilizados para o cálculo do índice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rtl w:val="0"/>
        </w:rPr>
        <w:t xml:space="preserve"> de uma organização, a utilização de gráficos radar com as médias para os três blocos ou os 8 pilares permite visualizar rapidamente os pontos fortes e fracos da organização.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Desse modo, em avaliações oficiais é requerido que o avaliador apresente a visualização desses resultados à organização avaliada.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180975</wp:posOffset>
            </wp:positionV>
            <wp:extent cx="4395788" cy="2698732"/>
            <wp:effectExtent b="0" l="0" r="0" t="0"/>
            <wp:wrapTopAndBottom distB="0" dist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698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jc w:val="center"/>
        <w:rPr/>
      </w:pPr>
      <w:r w:rsidDel="00000000" w:rsidR="00000000" w:rsidRPr="00000000">
        <w:rPr>
          <w:rtl w:val="0"/>
        </w:rPr>
        <w:t xml:space="preserve">Figura 2. Gráficos radar para os pilares do exemplo da Tabela 4.</w:t>
      </w:r>
    </w:p>
    <w:p w:rsidR="00000000" w:rsidDel="00000000" w:rsidP="00000000" w:rsidRDefault="00000000" w:rsidRPr="00000000" w14:paraId="000005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Da ilustração acima, podemos concluir, por exemplo, que as principais deficiências da organização avaliada são nas dimensões “Cadeia de Suprimentos” e “Estrutura e Gestão”. Já em termos dos blocos sócio-técnicos, podemos dizer que o bloco “Organização” é o mais atrasado.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2012248</wp:posOffset>
            </wp:positionH>
            <wp:positionV relativeFrom="page">
              <wp:posOffset>2276238</wp:posOffset>
            </wp:positionV>
            <wp:extent cx="4093277" cy="3062525"/>
            <wp:effectExtent b="0" l="0" r="0" t="0"/>
            <wp:wrapTopAndBottom distB="0" dist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277" cy="306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commentRangeStart w:id="11"/>
      <w:r w:rsidDel="00000000" w:rsidR="00000000" w:rsidRPr="00000000">
        <w:rPr>
          <w:rtl w:val="0"/>
        </w:rPr>
        <w:t xml:space="preserve">Figura 3. Gráfico radar para os blocos do exemplo da Tabela 4.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56D">
      <w:pPr>
        <w:pStyle w:val="Heading4"/>
        <w:rPr/>
      </w:pPr>
      <w:bookmarkStart w:colFirst="0" w:colLast="0" w:name="_6e2r5sf9twt" w:id="58"/>
      <w:bookmarkEnd w:id="58"/>
      <w:r w:rsidDel="00000000" w:rsidR="00000000" w:rsidRPr="00000000">
        <w:rPr>
          <w:rtl w:val="0"/>
        </w:rPr>
        <w:t xml:space="preserve">8.7.2 Gráfico de Barras por Dimensão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b w:val="0"/>
          <w:bCs w:val="0"/>
          <w:rtl w:val="0"/>
        </w:rPr>
        <w:t xml:space="preserve">Por outro lado,</w:t>
      </w:r>
      <w:r w:rsidDel="00000000" w:rsidR="00000000" w:rsidRPr="00000000">
        <w:rPr>
          <w:rtl w:val="0"/>
        </w:rPr>
        <w:t xml:space="preserve"> mostrar as M</w:t>
      </w:r>
      <w:r w:rsidDel="00000000" w:rsidR="00000000" w:rsidRPr="00000000">
        <w:rPr>
          <w:b w:val="0"/>
          <w:bCs w:val="0"/>
          <w:rtl w:val="0"/>
        </w:rPr>
        <w:t xml:space="preserve">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16 dimensões, diretamente relacionadas ao índice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idx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rtl w:val="0"/>
        </w:rPr>
        <w:t xml:space="preserve">, em um gráfico de barras permite identificar rapidamente as dimensões mais e menos maduras. Em avaliações e benchmarkings oficiais, também é requerido que o avaliador apresente tal resultado.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jc w:val="center"/>
        <w:rPr/>
      </w:pPr>
      <w:r w:rsidDel="00000000" w:rsidR="00000000" w:rsidRPr="00000000">
        <w:rPr>
          <w:rtl w:val="0"/>
        </w:rPr>
        <w:t xml:space="preserve">Figura 4. Gráfico das dimensões.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558415"/>
            <wp:effectExtent b="0" l="0" r="0" t="0"/>
            <wp:wrapSquare wrapText="bothSides" distB="0" distT="0" distL="0" distR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72">
      <w:pPr>
        <w:pStyle w:val="Heading3"/>
        <w:rPr/>
      </w:pPr>
      <w:bookmarkStart w:colFirst="0" w:colLast="0" w:name="_om7yhoxavz5w" w:id="59"/>
      <w:bookmarkEnd w:id="59"/>
      <w:r w:rsidDel="00000000" w:rsidR="00000000" w:rsidRPr="00000000">
        <w:rPr>
          <w:rtl w:val="0"/>
        </w:rPr>
        <w:t xml:space="preserve">8.8 Dados de Suporte Usados nos Gráficos</w:t>
      </w:r>
    </w:p>
    <w:p w:rsidR="00000000" w:rsidDel="00000000" w:rsidP="00000000" w:rsidRDefault="00000000" w:rsidRPr="00000000" w14:paraId="000005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b w:val="0"/>
          <w:bCs w:val="0"/>
          <w:rtl w:val="0"/>
        </w:rPr>
        <w:t xml:space="preserve">Os dados utilizados na construção do gráficos também devem ser formatados e apresentados em</w:t>
      </w:r>
      <w:del w:author="Wilson de Souza Melo Junior" w:id="52" w:date="2025-11-27T21:46:02Z">
        <w:r w:rsidDel="00000000" w:rsidR="00000000" w:rsidRPr="00000000">
          <w:rPr>
            <w:b w:val="0"/>
            <w:bCs w:val="0"/>
            <w:rtl w:val="0"/>
          </w:rPr>
          <w:delText xml:space="preserve"> formato de</w:delText>
        </w:r>
      </w:del>
      <w:r w:rsidDel="00000000" w:rsidR="00000000" w:rsidRPr="00000000">
        <w:rPr>
          <w:b w:val="0"/>
          <w:bCs w:val="0"/>
          <w:rtl w:val="0"/>
        </w:rPr>
        <w:t xml:space="preserve"> tabelas, como nos exemplos a seguir, para conferência da organização avaliada.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Considerando </w:t>
      </w:r>
      <w:r w:rsidDel="00000000" w:rsidR="00000000" w:rsidRPr="00000000">
        <w:rPr>
          <w:rtl w:val="0"/>
        </w:rPr>
        <w:t xml:space="preserve">os dados</w:t>
      </w:r>
      <w:r w:rsidDel="00000000" w:rsidR="00000000" w:rsidRPr="00000000">
        <w:rPr>
          <w:b w:val="0"/>
          <w:bCs w:val="0"/>
          <w:rtl w:val="0"/>
        </w:rPr>
        <w:t xml:space="preserve"> da Tabela 4 e os gráficos das Figuras 2, 3 e 4, temos os exemplos das Tabelas 6 e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Tabela 6. Dados de Suporte a Gráficos: Médias dos Pilares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9.0" w:type="dxa"/>
        <w:jc w:val="left"/>
        <w:tblInd w:w="-100.0" w:type="dxa"/>
        <w:tblLayout w:type="fixed"/>
        <w:tblLook w:val="0600"/>
      </w:tblPr>
      <w:tblGrid>
        <w:gridCol w:w="2340"/>
        <w:gridCol w:w="2340"/>
        <w:gridCol w:w="2340"/>
        <w:gridCol w:w="2339"/>
        <w:tblGridChange w:id="0">
          <w:tblGrid>
            <w:gridCol w:w="2340"/>
            <w:gridCol w:w="2340"/>
            <w:gridCol w:w="2340"/>
            <w:gridCol w:w="2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Dimensões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Cálculo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 /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Cadeia de Suprimentos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 /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Ciclo de Vida de Produto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 /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4, 5, 6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(3,00+2,00+2,00) /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7, 8, 9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(3,00+3,00+3,00) /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10, 11, 12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(3,00+2,00+3,00) /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Prontidão de Talentos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13, 14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(2,00+3,00) /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Estrutura &amp; Gestão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15, 16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(2,00+2,00) /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</w:t>
            </w:r>
          </w:p>
        </w:tc>
      </w:tr>
    </w:tbl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Tabela 7. Dados de Suporte a Gráficos: Médias dos blocos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9.0" w:type="dxa"/>
        <w:jc w:val="left"/>
        <w:tblInd w:w="-100.0" w:type="dxa"/>
        <w:tblLayout w:type="fixed"/>
        <w:tblLook w:val="0600"/>
      </w:tblPr>
      <w:tblGrid>
        <w:gridCol w:w="2340"/>
        <w:gridCol w:w="2340"/>
        <w:gridCol w:w="2340"/>
        <w:gridCol w:w="2339"/>
        <w:tblGridChange w:id="0">
          <w:tblGrid>
            <w:gridCol w:w="2340"/>
            <w:gridCol w:w="2340"/>
            <w:gridCol w:w="2340"/>
            <w:gridCol w:w="2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Pilares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Cálculo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Operação, Cadeia de Suprimentos, Ciclo de Vida de Produto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(3,00+2,00+3,00) /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Automação, Conectividade, Inteligência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(2,33+3,00+2,67) /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Prontidão de Talentos, Estrutura &amp; Gestão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(2,50+2,00) /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2,25</w:t>
            </w:r>
          </w:p>
        </w:tc>
      </w:tr>
    </w:tbl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85" w:hRule="atLeast"/>
          <w:tblHeader w:val="0"/>
        </w:trPr>
        <w:tc>
          <w:tcPr>
            <w:shd w:fill="ec9ba4" w:val="clear"/>
          </w:tcPr>
          <w:p w:rsidR="00000000" w:rsidDel="00000000" w:rsidP="00000000" w:rsidRDefault="00000000" w:rsidRPr="00000000" w14:paraId="000005B1">
            <w:pPr>
              <w:widowControl w:val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Atenção: </w:t>
            </w:r>
            <w:r w:rsidDel="00000000" w:rsidR="00000000" w:rsidRPr="00000000">
              <w:rPr>
                <w:rtl w:val="0"/>
              </w:rPr>
              <w:t xml:space="preserve"> Todos 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dados </w:t>
            </w:r>
            <w:r w:rsidDel="00000000" w:rsidR="00000000" w:rsidRPr="00000000">
              <w:rPr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cálculos </w:t>
            </w:r>
            <w:r w:rsidDel="00000000" w:rsidR="00000000" w:rsidRPr="00000000">
              <w:rPr>
                <w:rtl w:val="0"/>
              </w:rPr>
              <w:t xml:space="preserve">efetuados e apresentados na visualização de resultados devem obedecer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 regras de arredondamento com duas (2) casas decimais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rPr/>
      </w:pPr>
      <w:bookmarkStart w:colFirst="0" w:colLast="0" w:name="_szelovjsui85" w:id="60"/>
      <w:bookmarkEnd w:id="60"/>
      <w:r w:rsidDel="00000000" w:rsidR="00000000" w:rsidRPr="00000000">
        <w:rPr>
          <w:rtl w:val="0"/>
        </w:rPr>
        <w:t xml:space="preserve">APÊNDICE A - Detalhamento das 16 Dimensões</w:t>
      </w:r>
    </w:p>
    <w:p w:rsidR="00000000" w:rsidDel="00000000" w:rsidP="00000000" w:rsidRDefault="00000000" w:rsidRPr="00000000" w14:paraId="000005B7">
      <w:pPr>
        <w:spacing w:after="200" w:lineRule="auto"/>
        <w:rPr/>
      </w:pPr>
      <w:r w:rsidDel="00000000" w:rsidR="00000000" w:rsidRPr="00000000">
        <w:rPr>
          <w:rtl w:val="0"/>
        </w:rPr>
        <w:t xml:space="preserve">Este APÊNDICE apresenta as 16 dimensões do modelo de maturidade em Indústria 4.0, com sua definição, objetivo e níveis de maturidade. A escala utilizada vai de 0 a 6, onde o nível 0 é equivalente ao nível 0 do modelo SIRI (processos essencialmente analógicos/não digitalizados) e os níveis 1 a 6 resultam da combinação dos estágios do modelo </w:t>
      </w:r>
      <w:r w:rsidDel="00000000" w:rsidR="00000000" w:rsidRPr="00000000">
        <w:rPr>
          <w:rtl w:val="0"/>
        </w:rPr>
        <w:t xml:space="preserve">acatech</w:t>
      </w:r>
      <w:r w:rsidDel="00000000" w:rsidR="00000000" w:rsidRPr="00000000">
        <w:rPr>
          <w:rtl w:val="0"/>
        </w:rPr>
        <w:t xml:space="preserve"> (Informatização, Conectividade, Visibilidade, Transparência, Capacidade preditiva e Adaptabilidade) com os conceitos de prontidão do SIRI.</w:t>
      </w:r>
    </w:p>
    <w:p w:rsidR="00000000" w:rsidDel="00000000" w:rsidP="00000000" w:rsidRDefault="00000000" w:rsidRPr="00000000" w14:paraId="000005B8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1: Integração Vertical (</w:t>
      </w:r>
      <w:commentRangeStart w:id="12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Operação Pillar - Processo bloco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Integração Vertical é uma das três características-chave de uma instalação digitalizada definida pela Indústria 4.0 segundo a acatech. Pode ser entendida como a integração de processos e sistemas através de todos os níveis hierárquicos da pirâmide de automação dentro de uma instalação para estabelecer um fluxo de dados conectado de ponta a ponta. Esta dimensão busca avaliar a extensão de conexões formais e vínculos entre e através de Processos e sistemas, e também leva em conta como os dados são trocados e analisados.</w:t>
      </w:r>
    </w:p>
    <w:p w:rsidR="00000000" w:rsidDel="00000000" w:rsidP="00000000" w:rsidRDefault="00000000" w:rsidRPr="00000000" w14:paraId="000005B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Em sua forma ideal, a dimensão Integração Vertical define um estado onde todos os sistemas OT (Tecnologia Operacional) e IT (Tecnologia da Informação) através dos níveis de produção e empresa são integrados em redes automatizadas, interoperáveis e flexíveis que permitirão troca de dados, análise e tomada de decisão sem emendas. Isso por sua vez permitirá melhor comunicação, flexibilidade e eficiência operacional, e também possibilitará respostas mais rápidas e concertadas a quaisquer mudanças na disponibilidade de recursos, demandas operacionais ou tipos de produtos.</w:t>
      </w:r>
    </w:p>
    <w:tbl>
      <w:tblPr>
        <w:tblStyle w:val="Table10"/>
        <w:tblW w:w="945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25"/>
        <w:tblGridChange w:id="0">
          <w:tblGrid>
            <w:gridCol w:w="1140"/>
            <w:gridCol w:w="2265"/>
            <w:gridCol w:w="312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spacing w:after="200" w:lineRule="auto"/>
              <w:rPr>
                <w:sz w:val="18"/>
                <w:szCs w:val="18"/>
              </w:rPr>
            </w:pPr>
            <w:commentRangeStart w:id="13"/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5B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5BF">
            <w:pPr>
              <w:spacing w:after="200" w:lineRule="auto"/>
              <w:rPr>
                <w:sz w:val="18"/>
                <w:szCs w:val="18"/>
              </w:rPr>
            </w:pP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5C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5C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integração vertical estruturada; as atividades do chão de fábrica, supervisão e gestão operam de forma isolada, com decisões e trocas de informação majoritariamente manuais.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5C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de operação passam a ser suportados por CLPs, CNCs e sistemas computadorizados locais, mas os dados permanecem em ilhas, sem integração consistente com níveis superiores de gestão.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C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5C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Começam a surgir conexões ponto a ponto entre máquinas, sistemas de supervisão e sistemas corporativos (por exemplo, ERP ou MES), de forma parcial e pouco padronizada.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5C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5C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de diferentes níveis (máquina, célula, linha, planta, negócio) são integrados para gerar visibilidade sobre o desempenho dos processos, com indicadores consolidados ao longo da cadeia vertical.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relações de causa e efeito entre parâmetros de processo, paradas, qualidade e resultados de negócio tornam-se transparentes; a organização entende como decisões em um nível impactam os demais níveis da hierarquia.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D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5D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utilizam dados integrados verticalmente para prever gargalos, falhas, impactos de variações de mix de produtos, disponibilidade de recursos e seus efeitos em custos, prazos e qualidade.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D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5D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programação da produção, alocação de ordens e ajuste de parâmetros de processo se adaptam dinamicamente ao longo dos níveis, com base em previsões e objetivos de negócio, reduzindo intervenções manuais.</w:t>
            </w:r>
          </w:p>
        </w:tc>
      </w:tr>
    </w:tbl>
    <w:p w:rsidR="00000000" w:rsidDel="00000000" w:rsidP="00000000" w:rsidRDefault="00000000" w:rsidRPr="00000000" w14:paraId="000005D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2: Integração Horizontal (</w:t>
      </w:r>
      <w:commentRangeStart w:id="14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Cadeia de Suprimentos Pillar - Processo bloco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Integração Horizontal, a segunda característica-chave da Indústria 4.0, refere-se à integração de </w:t>
      </w:r>
      <w:ins w:author="Wilson de Souza Melo Junior" w:id="53" w:date="2025-11-27T21:56:08Z">
        <w:r w:rsidDel="00000000" w:rsidR="00000000" w:rsidRPr="00000000">
          <w:rPr>
            <w:rtl w:val="0"/>
          </w:rPr>
          <w:t xml:space="preserve">p</w:t>
        </w:r>
      </w:ins>
      <w:del w:author="Wilson de Souza Melo Junior" w:id="53" w:date="2025-11-27T21:56:08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empresariais através da organização e com outros </w:t>
      </w:r>
      <w:r w:rsidDel="00000000" w:rsidR="00000000" w:rsidRPr="00000000">
        <w:rPr>
          <w:i w:val="1"/>
          <w:iCs w:val="1"/>
          <w:rtl w:val="0"/>
          <w:rPrChange w:author="Wilson de Souza Melo Junior" w:id="54" w:date="2025-11-27T21:56:20Z">
            <w:rPr/>
          </w:rPrChange>
        </w:rPr>
        <w:t xml:space="preserve">stakeholders</w:t>
      </w:r>
      <w:r w:rsidDel="00000000" w:rsidR="00000000" w:rsidRPr="00000000">
        <w:rPr>
          <w:rtl w:val="0"/>
        </w:rPr>
        <w:t xml:space="preserve"> ao longo da cadeia de valor. Os </w:t>
      </w:r>
      <w:del w:author="Wilson de Souza Melo Junior" w:id="55" w:date="2025-11-27T21:56:26Z">
        <w:r w:rsidDel="00000000" w:rsidR="00000000" w:rsidRPr="00000000">
          <w:rPr>
            <w:rtl w:val="0"/>
          </w:rPr>
          <w:delText xml:space="preserve">P</w:delText>
        </w:r>
      </w:del>
      <w:ins w:author="Wilson de Souza Melo Junior" w:id="55" w:date="2025-11-27T21:56:26Z">
        <w:r w:rsidDel="00000000" w:rsidR="00000000" w:rsidRPr="00000000">
          <w:rPr>
            <w:rtl w:val="0"/>
          </w:rPr>
          <w:t xml:space="preserve">p</w:t>
        </w:r>
      </w:ins>
      <w:r w:rsidDel="00000000" w:rsidR="00000000" w:rsidRPr="00000000">
        <w:rPr>
          <w:rtl w:val="0"/>
        </w:rPr>
        <w:t xml:space="preserve">rocessos empresariais incluem planejamento de demanda, aquisição, logística e serviços de pós-venda, enquanto os </w:t>
      </w:r>
      <w:r w:rsidDel="00000000" w:rsidR="00000000" w:rsidRPr="00000000">
        <w:rPr>
          <w:i w:val="1"/>
          <w:iCs w:val="1"/>
          <w:rtl w:val="0"/>
          <w:rPrChange w:author="Wilson de Souza Melo Junior" w:id="56" w:date="2025-11-27T21:56:33Z">
            <w:rPr/>
          </w:rPrChange>
        </w:rPr>
        <w:t xml:space="preserve">stakeholders</w:t>
      </w:r>
      <w:r w:rsidDel="00000000" w:rsidR="00000000" w:rsidRPr="00000000">
        <w:rPr>
          <w:rtl w:val="0"/>
        </w:rPr>
        <w:t xml:space="preserve"> incluem fornecedores, parceiros de negócios e clientes.</w:t>
      </w:r>
    </w:p>
    <w:p w:rsidR="00000000" w:rsidDel="00000000" w:rsidP="00000000" w:rsidRDefault="00000000" w:rsidRPr="00000000" w14:paraId="000005E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Assim como Integração Vertical, Integração Horizontal avalia a presença de canais formais que permitem o compartilhamento de informações, bem como como </w:t>
      </w:r>
      <w:ins w:author="Wilson de Souza Melo Junior" w:id="57" w:date="2025-11-27T22:00:07Z">
        <w:r w:rsidDel="00000000" w:rsidR="00000000" w:rsidRPr="00000000">
          <w:rPr>
            <w:rtl w:val="0"/>
          </w:rPr>
          <w:t xml:space="preserve">por meio dos quais </w:t>
        </w:r>
      </w:ins>
      <w:r w:rsidDel="00000000" w:rsidR="00000000" w:rsidRPr="00000000">
        <w:rPr>
          <w:rtl w:val="0"/>
        </w:rPr>
        <w:t xml:space="preserve">os dados são trocados e analisados. À medida que </w:t>
      </w:r>
      <w:ins w:author="Wilson de Souza Melo Junior" w:id="58" w:date="2025-11-27T22:00:19Z">
        <w:r w:rsidDel="00000000" w:rsidR="00000000" w:rsidRPr="00000000">
          <w:rPr>
            <w:rtl w:val="0"/>
          </w:rPr>
          <w:t xml:space="preserve">p</w:t>
        </w:r>
      </w:ins>
      <w:del w:author="Wilson de Souza Melo Junior" w:id="58" w:date="2025-11-27T22:00:19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e sistemas se tornam cada vez mais definidos e digitais, a dimensão Integração Horizontal descreve um estado final onde os </w:t>
      </w:r>
      <w:ins w:author="Wilson de Souza Melo Junior" w:id="59" w:date="2025-11-27T22:00:29Z">
        <w:r w:rsidDel="00000000" w:rsidR="00000000" w:rsidRPr="00000000">
          <w:rPr>
            <w:rtl w:val="0"/>
          </w:rPr>
          <w:t xml:space="preserve">p</w:t>
        </w:r>
      </w:ins>
      <w:del w:author="Wilson de Souza Melo Junior" w:id="59" w:date="2025-11-27T22:00:29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internos de uma empresa convergem com aqueles de seus fornecedores e parceiros. Isso cria uma rede interoperável e transparente dentro da qual todos os stakeholders são capazes de coordenar e otimizar seus </w:t>
      </w:r>
      <w:ins w:author="Wilson de Souza Melo Junior" w:id="60" w:date="2025-11-27T22:00:36Z">
        <w:r w:rsidDel="00000000" w:rsidR="00000000" w:rsidRPr="00000000">
          <w:rPr>
            <w:rtl w:val="0"/>
          </w:rPr>
          <w:t xml:space="preserve">p</w:t>
        </w:r>
      </w:ins>
      <w:del w:author="Wilson de Souza Melo Junior" w:id="60" w:date="2025-11-27T22:00:36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rocessos, tarefas e decisões através de toda a cadeia de valor.</w:t>
      </w:r>
    </w:p>
    <w:tbl>
      <w:tblPr>
        <w:tblStyle w:val="Table11"/>
        <w:tblW w:w="9535.03937007874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3.8582677165355"/>
        <w:gridCol w:w="2267.716535433071"/>
        <w:gridCol w:w="3163.464566929134"/>
        <w:gridCol w:w="2970"/>
        <w:tblGridChange w:id="0">
          <w:tblGrid>
            <w:gridCol w:w="1133.8582677165355"/>
            <w:gridCol w:w="2267.716535433071"/>
            <w:gridCol w:w="3163.464566929134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E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5E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5E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integração estruturada entre funções internas ou com parceiros externos; a cadeia de valor é coordenada de forma manual, com uso intensivo de e-mails, telefonemas e planilhas isoladas.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5E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ao longo da cadeia de suprimentos são em grande parte digitais dentro de cada empresa, mas informações entre áreas internas, unidades e parceiros ainda circulam de forma pouco estruturada.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5E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Surgem conexões entre sistemas de diferentes elos da cadeia (fornecedores, transportadores, clientes), por meio de EDI, portais ou integrações básicas, permitindo troca de dados sobre pedidos, entregas e estoques.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5F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ao longo da cadeia produzem visibilidade sobre pedidos em aberto, níveis de estoque, status logístico e atendimento ao cliente, com painéis que cobrem múltiplas empresas ou unidades.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F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5F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organização consegue entender, de forma transparente, como variações em demanda, lead times e desempenho logístico em um elo da cadeia afetam os demais, apoiando decisões colaborativas de replanejamento.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preditivos são utilizados para antecipar </w:t>
            </w:r>
            <w:ins w:author="Wilson de Souza Melo Junior" w:id="61" w:date="2025-11-27T22:00:52Z">
              <w:r w:rsidDel="00000000" w:rsidR="00000000" w:rsidRPr="00000000">
                <w:rPr>
                  <w:sz w:val="18"/>
                  <w:szCs w:val="18"/>
                  <w:rtl w:val="0"/>
                  <w:rPrChange w:author="Wilson de Souza Melo Junior" w:id="62" w:date="2025-11-27T22:00:52Z">
                    <w:rPr>
                      <w:sz w:val="18"/>
                      <w:szCs w:val="18"/>
                    </w:rPr>
                  </w:rPrChange>
                </w:rPr>
                <w:t xml:space="preserve">demandas</w:t>
              </w:r>
            </w:ins>
            <w:del w:author="Wilson de Souza Melo Junior" w:id="61" w:date="2025-11-27T22:00:52Z">
              <w:r w:rsidDel="00000000" w:rsidR="00000000" w:rsidRPr="00000000">
                <w:rPr>
                  <w:sz w:val="18"/>
                  <w:szCs w:val="18"/>
                  <w:rtl w:val="0"/>
                  <w:rPrChange w:author="Wilson de Souza Melo Junior" w:id="62" w:date="2025-11-27T22:00:52Z">
                    <w:rPr>
                      <w:sz w:val="18"/>
                      <w:szCs w:val="18"/>
                    </w:rPr>
                  </w:rPrChange>
                </w:rPr>
                <w:delText xml:space="preserve">demanda</w:delText>
              </w:r>
            </w:del>
            <w:r w:rsidDel="00000000" w:rsidR="00000000" w:rsidRPr="00000000">
              <w:rPr>
                <w:sz w:val="18"/>
                <w:szCs w:val="18"/>
                <w:rtl w:val="0"/>
              </w:rPr>
              <w:t xml:space="preserve">, riscos de ruptura, atrasos logísticos e impactos em níveis de serviço, alimentando planos conjuntos com fornecedores e clientes.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F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cadeia de valor torna-se adaptativa: planos de produção, reposição e distribuição são ajustados de forma colaborativa e quase automática entre os elos, com realocação dinâmica de volumes e capacidades.</w:t>
            </w:r>
          </w:p>
        </w:tc>
      </w:tr>
    </w:tbl>
    <w:p w:rsidR="00000000" w:rsidDel="00000000" w:rsidP="00000000" w:rsidRDefault="00000000" w:rsidRPr="00000000" w14:paraId="000006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3: Ciclo de Vida de Produto Integrado (</w:t>
      </w:r>
      <w:commentRangeStart w:id="15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Ciclo de Vida de Produto Pillar - Processo bloco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Ciclo de Vida de Produto Integrado integra pessoas, </w:t>
      </w:r>
      <w:ins w:author="Wilson de Souza Melo Junior" w:id="63" w:date="2025-11-27T22:01:43Z">
        <w:r w:rsidDel="00000000" w:rsidR="00000000" w:rsidRPr="00000000">
          <w:rPr>
            <w:rtl w:val="0"/>
          </w:rPr>
          <w:t xml:space="preserve">p</w:t>
        </w:r>
      </w:ins>
      <w:del w:author="Wilson de Souza Melo Junior" w:id="63" w:date="2025-11-27T22:01:43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e sistemas ao longo de todo o ciclo de vida do produto, e também examina como os dados são coletados, gerenciados e analisados através dos diferentes estágios do ciclo de vida do produto. Estes estágios incluem design e desenvolvimento, engenharia, produção, uso pelo cliente, serviço e descarte.</w:t>
      </w:r>
    </w:p>
    <w:p w:rsidR="00000000" w:rsidDel="00000000" w:rsidP="00000000" w:rsidRDefault="00000000" w:rsidRPr="00000000" w14:paraId="0000060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Avanços em ferramentas digitais tornaram mais fácil do que nunca reunir dados, Processos, sistemas de negócios e pessoas para criar uma espinha dorsal de informações unificada que pode ser gerenciada digitalmente. A Indústria 4.0 também introduziu o conceito de "gêmeo digital" (</w:t>
      </w:r>
      <w:r w:rsidDel="00000000" w:rsidR="00000000" w:rsidRPr="00000000">
        <w:rPr>
          <w:i w:val="1"/>
          <w:iCs w:val="1"/>
          <w:rtl w:val="0"/>
          <w:rPrChange w:author="Wilson de Souza Melo Junior" w:id="64" w:date="2025-11-27T22:02:09Z">
            <w:rPr/>
          </w:rPrChange>
        </w:rPr>
        <w:t xml:space="preserve">digital twin</w:t>
      </w:r>
      <w:r w:rsidDel="00000000" w:rsidR="00000000" w:rsidRPr="00000000">
        <w:rPr>
          <w:rtl w:val="0"/>
        </w:rPr>
        <w:t xml:space="preserve">), que é uma representação virtual dos ativos físicos, processos e sistemas envolvidos ao longo do ciclo de vida de um produto. Um gêmeo digital oferece dois benefícios-chave. Primeiro, as informações geradas em cada estágio podem ser compartilhadas perfeitamente, facilitando melhor tomada de decisão e permitindo que Processos sejam dinamicamente otimizados em outros estágios. Segundo, um gêmeo digital remove as limitações de trabalhar com protótipos físicos. Trabalhando com o gêmeo digital, múltiplos protótipos podem ser criados e testados virtualmente em velocidade, escala e a um custo muito menor.</w:t>
      </w:r>
    </w:p>
    <w:tbl>
      <w:tblPr>
        <w:tblStyle w:val="Table12"/>
        <w:tblW w:w="94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55"/>
        <w:tblGridChange w:id="0">
          <w:tblGrid>
            <w:gridCol w:w="1140"/>
            <w:gridCol w:w="2265"/>
            <w:gridCol w:w="3120"/>
            <w:gridCol w:w="2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60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Informações de projeto, produção, uso e serviço de produtos são dispersas, majoritariamente em documentos físicos ou arquivos locais, sem integração entre as fases do ciclo de vida.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61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61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Atividades de desenvolvimento, produção, serviço e descarte utilizam ferramentas digitais locais (CAD, planilhas, sistemas específicos), com baixa integração entre fases do ciclo de vida.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1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61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61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Existem conexões básicas entre sistemas de engenharia, produção, vendas e assistência técnica (por exemplo, troca de arquivos e integrações pontuais), permitindo algum reaproveitamento de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1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61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61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de produto são consolidados em estruturas de gestão do ciclo de vida (por exemplo, PLM ou repositórios integrados), garantindo visibilidade de versões, estruturas, alterações e histórico de uso/manutenção.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1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61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61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Torna-se transparente como decisões de projeto afetam custos de produção, manutenção, confiabilidade e descarte; análises de causa e efeito suportam melhorias de produto ao longo de seu ciclo de vida.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1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62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preditivos utilizam dados de campo, simulações e histórico de falhas para antecipar problemas, orientar melhorias de projeto, definir campanhas de manutenção e otimizar o desempenho ao longo do ciclo de vida.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2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62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Produtos e serviços são continuamente ajustados com base em dados de uso, feedback de clientes e previsões, permitindo atualizações de projeto, serviços remotos e modelos de negócio adaptativos (como servitização).</w:t>
            </w:r>
          </w:p>
        </w:tc>
      </w:tr>
    </w:tbl>
    <w:p w:rsidR="00000000" w:rsidDel="00000000" w:rsidP="00000000" w:rsidRDefault="00000000" w:rsidRPr="00000000" w14:paraId="000006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4: Automação do Chão de Fábrica (Automação Pillar - Tecnologia bloco)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Automação do Chão de Fábrica é a aplicação de tecnologia para monitorar, controlar e executar a produção e entrega de produtos e serviços, dentro do local onde a produção e gestão de bens é realizada.</w:t>
      </w:r>
    </w:p>
    <w:p w:rsidR="00000000" w:rsidDel="00000000" w:rsidP="00000000" w:rsidRDefault="00000000" w:rsidRPr="00000000" w14:paraId="0000062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Avaliar o grau de automação dos </w:t>
      </w:r>
      <w:ins w:author="Wilson de Souza Melo Junior" w:id="65" w:date="2025-11-27T22:02:45Z">
        <w:r w:rsidDel="00000000" w:rsidR="00000000" w:rsidRPr="00000000">
          <w:rPr>
            <w:rtl w:val="0"/>
          </w:rPr>
          <w:t xml:space="preserve">p</w:t>
        </w:r>
      </w:ins>
      <w:del w:author="Wilson de Souza Melo Junior" w:id="65" w:date="2025-11-27T22:02:45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produtivos e de suporte no chão de fábrica, desde </w:t>
      </w:r>
      <w:ins w:author="Wilson de Souza Melo Junior" w:id="66" w:date="2025-11-27T22:02:52Z">
        <w:r w:rsidDel="00000000" w:rsidR="00000000" w:rsidRPr="00000000">
          <w:rPr>
            <w:rtl w:val="0"/>
          </w:rPr>
          <w:t xml:space="preserve">p</w:t>
        </w:r>
      </w:ins>
      <w:del w:author="Wilson de Souza Melo Junior" w:id="66" w:date="2025-11-27T22:02:52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rocessos totalmente manuais até sistemas flexíveis e </w:t>
      </w:r>
      <w:ins w:author="Wilson de Souza Melo Junior" w:id="67" w:date="2025-11-27T22:03:01Z">
        <w:r w:rsidDel="00000000" w:rsidR="00000000" w:rsidRPr="00000000">
          <w:rPr>
            <w:rtl w:val="0"/>
          </w:rPr>
          <w:t xml:space="preserve">convergentes</w:t>
        </w:r>
      </w:ins>
      <w:del w:author="Wilson de Souza Melo Junior" w:id="67" w:date="2025-11-27T22:03:01Z">
        <w:r w:rsidDel="00000000" w:rsidR="00000000" w:rsidRPr="00000000">
          <w:rPr>
            <w:rtl w:val="0"/>
          </w:rPr>
          <w:delText xml:space="preserve">convergidos</w:delText>
        </w:r>
      </w:del>
      <w:r w:rsidDel="00000000" w:rsidR="00000000" w:rsidRPr="00000000">
        <w:rPr>
          <w:rtl w:val="0"/>
        </w:rPr>
        <w:t xml:space="preserve"> com automação empresarial e de instalações.</w:t>
      </w:r>
    </w:p>
    <w:tbl>
      <w:tblPr>
        <w:tblStyle w:val="Table13"/>
        <w:tblW w:w="94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40"/>
        <w:tblGridChange w:id="0">
          <w:tblGrid>
            <w:gridCol w:w="1140"/>
            <w:gridCol w:w="2265"/>
            <w:gridCol w:w="3120"/>
            <w:gridCol w:w="2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62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62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63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3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63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after="200" w:lineRule="auto"/>
              <w:rPr>
                <w:sz w:val="18"/>
                <w:szCs w:val="18"/>
              </w:rPr>
            </w:pPr>
            <w:ins w:author="Wilson de Souza Melo Junior" w:id="68" w:date="2025-11-27T22:03:11Z">
              <w:r w:rsidDel="00000000" w:rsidR="00000000" w:rsidRPr="00000000">
                <w:rPr>
                  <w:sz w:val="18"/>
                  <w:szCs w:val="18"/>
                  <w:rtl w:val="0"/>
                  <w:rPrChange w:author="Wilson de Souza Melo Junior" w:id="69" w:date="2025-11-27T22:03:11Z">
                    <w:rPr>
                      <w:sz w:val="18"/>
                      <w:szCs w:val="18"/>
                    </w:rPr>
                  </w:rPrChange>
                </w:rPr>
                <w:t xml:space="preserve">As operações</w:t>
              </w:r>
            </w:ins>
            <w:del w:author="Wilson de Souza Melo Junior" w:id="68" w:date="2025-11-27T22:03:11Z">
              <w:r w:rsidDel="00000000" w:rsidR="00000000" w:rsidRPr="00000000">
                <w:rPr>
                  <w:sz w:val="18"/>
                  <w:szCs w:val="18"/>
                  <w:rtl w:val="0"/>
                  <w:rPrChange w:author="Wilson de Souza Melo Junior" w:id="69" w:date="2025-11-27T22:03:11Z">
                    <w:rPr>
                      <w:sz w:val="18"/>
                      <w:szCs w:val="18"/>
                    </w:rPr>
                  </w:rPrChange>
                </w:rPr>
                <w:delText xml:space="preserve">Operações</w:delText>
              </w:r>
            </w:del>
            <w:r w:rsidDel="00000000" w:rsidR="00000000" w:rsidRPr="00000000">
              <w:rPr>
                <w:sz w:val="18"/>
                <w:szCs w:val="18"/>
                <w:rtl w:val="0"/>
              </w:rPr>
              <w:t xml:space="preserve"> de chão de fábrica são predominantemente manuais ou suportadas por equipamentos convencionais, sem automação eletrônica relevante.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3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63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Máquinas e linhas possuem controles eletrônicos e sistemas computadorizados locais (CLPs, CNCs), substituindo controles manuais, porém a automação é isolada.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3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63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Surgem células e linhas com automação integrada, conectando máquinas, sensores e atuadores em sistemas de controle coordenados, ainda com pouca integração com outros sistemas.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3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63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64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automação de chão de fábrica é monitorada em sistemas SCADA/MES, que fornecem visibilidade dos estados de máquinas, alarmes, produção e paradas em tempo quase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organização compreende como configurações de automação, lógicas de controle e sequências de operação influenciam desempenho, qualidade e consumo de recursos, permitindo ajustes mais precisos.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4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64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64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simulações apoiam a otimização da automação (por exemplo, sequenciamento, lógica de intertravamento, tempos de ciclo), antecipando gargalos e efeitos de mudanças na operação.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4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64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de automação tornam-se adaptativos, ajustando automaticamente parâmetros, lógicas e sequências de operação em função de variações de demanda, mix de produtos e condições de processo.</w:t>
            </w:r>
          </w:p>
        </w:tc>
      </w:tr>
    </w:tbl>
    <w:p w:rsidR="00000000" w:rsidDel="00000000" w:rsidP="00000000" w:rsidRDefault="00000000" w:rsidRPr="00000000" w14:paraId="000006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5: Automação Corporativa (Automação Pillar - Tecnologia bloco)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Automação Corporativa é a aplicação de tecnologia para monitorar, controlar e executar processos, dentro do local onde o trabalho administrativo é realizado. Esses processos incluem, mas não estão limitados a, vendas e </w:t>
      </w:r>
      <w:r w:rsidDel="00000000" w:rsidR="00000000" w:rsidRPr="00000000">
        <w:rPr>
          <w:i w:val="1"/>
          <w:iCs w:val="1"/>
          <w:rtl w:val="0"/>
          <w:rPrChange w:author="Wilson de Souza Melo Junior" w:id="70" w:date="2025-11-27T22:03:47Z">
            <w:rPr/>
          </w:rPrChange>
        </w:rPr>
        <w:t xml:space="preserve">marketing</w:t>
      </w:r>
      <w:r w:rsidDel="00000000" w:rsidR="00000000" w:rsidRPr="00000000">
        <w:rPr>
          <w:rtl w:val="0"/>
        </w:rPr>
        <w:t xml:space="preserve">, planejamento de demanda, aquisição e gestão e planejamento de recursos humanos.</w:t>
      </w:r>
    </w:p>
    <w:p w:rsidR="00000000" w:rsidDel="00000000" w:rsidP="00000000" w:rsidRDefault="00000000" w:rsidRPr="00000000" w14:paraId="0000065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Avaliar o grau de automação dos Processos administrativos e de gestão empresarial.</w:t>
      </w:r>
    </w:p>
    <w:tbl>
      <w:tblPr>
        <w:tblStyle w:val="Table14"/>
        <w:tblW w:w="949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70"/>
        <w:tblGridChange w:id="0">
          <w:tblGrid>
            <w:gridCol w:w="1140"/>
            <w:gridCol w:w="2265"/>
            <w:gridCol w:w="3120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65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65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5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65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administrativos e de gestão são majoritariamente manuais ou baseados em documentos físicos, com uso limitado de sistemas informatizados.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5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65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65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administrativos e de gestão utilizam sistemas computadorizados básicos (ERP, sistemas financeiros, de RH), substituindo registros em papel, mas com grande uso de planilhas paralelas.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5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66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Integrações entre sistemas corporativos (ERP, CRM, SCM, RH) passam a ser estabelecidas, permitindo troca de dados entre áreas e redução de retrabalho na alimentação de informações.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6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66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66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Fluxos corporativos (compras, vendas, financeiro, RH, planejamento) são suportados por workflows e painéis que dão visibilidade ao andamento de processos, prazos e responsabilidades.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6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66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66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Torna-se transparente como processos administrativos e de gestão impactam custos, níveis de serviço, prazos e desempenho operacional, permitindo revisão de políticas e regras de negócio.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6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66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66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são utilizados para prever demandas internas, carga de trabalho, riscos financeiros e impactos de decisões administrativas, apoiando o planejamento de recursos e políticas.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6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67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67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automação corporativa suporta processos adaptativos, ajustando automaticamente fluxos, alçadas, prioridades e alocação de recursos administrativos em função de eventos e previsões de negócio.</w:t>
            </w:r>
          </w:p>
        </w:tc>
      </w:tr>
    </w:tbl>
    <w:p w:rsidR="00000000" w:rsidDel="00000000" w:rsidP="00000000" w:rsidRDefault="00000000" w:rsidRPr="00000000" w14:paraId="000006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6: Automação de Instalações (Facility) (Automação Pillar - Tecnologia bloco)</w:t>
      </w:r>
    </w:p>
    <w:p w:rsidR="00000000" w:rsidDel="00000000" w:rsidP="00000000" w:rsidRDefault="00000000" w:rsidRPr="00000000" w14:paraId="0000067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Automação de Instalações (Facility) é a aplicação de tecnologia para monitorar, controlar e executar Processos dentro do edifício físico e/ou instalações onde a área de produção está localizada. Esses Processos incluem, mas não estão limitados à gestão de HVAC (aquecimento, ventilação e ar condicionado), resfriamento, segurança e sistemas de iluminação.</w:t>
      </w:r>
    </w:p>
    <w:p w:rsidR="00000000" w:rsidDel="00000000" w:rsidP="00000000" w:rsidRDefault="00000000" w:rsidRPr="00000000" w14:paraId="0000067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Avaliar o grau de automação dos sistemas prediais e de infraestrutura.</w:t>
      </w:r>
    </w:p>
    <w:tbl>
      <w:tblPr>
        <w:tblStyle w:val="Table15"/>
        <w:tblW w:w="94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895"/>
        <w:tblGridChange w:id="0">
          <w:tblGrid>
            <w:gridCol w:w="1140"/>
            <w:gridCol w:w="2265"/>
            <w:gridCol w:w="3120"/>
            <w:gridCol w:w="28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67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67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67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7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67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67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de instalações (energia, HVAC, ar comprimido, segurança, iluminação) são operados predominantemente de forma manual ou por dispositivos simples não integrados.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7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68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68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de instalações utilizam controladores locais e dispositivos eletrônicos básicos, substituindo controles puramente manuais, mas com pouca coordenação entre subsistemas.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8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68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Controle de instalações passa a ser centralizado em sistemas BMS ou supervisórios simples, conectando diferentes subsistemas em um mesmo ambiente de operação.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8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68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68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Operadores têm visibilidade em tempo quase real do status de equipamentos, consumos de energia e alarmes de infraestrutura, com painéis que consolidam informações por área ou planta.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8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68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68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relações entre condições de operação das instalações, consumo de recursos, conforto e impacto na produção tornam-se transparentes, permitindo ajustes de políticas e parâmetros.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8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69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69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preditivos são usados para antecipar falhas em equipamentos de utilidades, identificar oportunidades de economia de energia e apoiar decisões de investimento em infraestrutura.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9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69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69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de instalações ajustam automaticamente setpoints, modos de operação e prioridades com base em previsões de demanda, clima, produção e tarifação, otimizando custo, conforto e disponibilidade.</w:t>
            </w:r>
          </w:p>
        </w:tc>
      </w:tr>
    </w:tbl>
    <w:p w:rsidR="00000000" w:rsidDel="00000000" w:rsidP="00000000" w:rsidRDefault="00000000" w:rsidRPr="00000000" w14:paraId="0000069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7: Conectividade de Chão de Fábrica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Conectividade de Chão de Fábrica é o grau em que máquinas, dispositivos de automação, sensores, atuadores e sistemas de controle em nível de operação estão conectados entre si e com os sistemas de níveis superiores ao longo da pirâmide de automação. Essa dimensão observa não apenas a existência de redes industriais, mas também a padronização de protocolos, a capacidade de troca bidirecional de dados entre equipamentos de diferentes fabricantes e a qualidade desse fluxo de dados.</w:t>
      </w:r>
    </w:p>
    <w:p w:rsidR="00000000" w:rsidDel="00000000" w:rsidP="00000000" w:rsidRDefault="00000000" w:rsidRPr="00000000" w14:paraId="0000069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Avaliar em que medida o chão de fábrica dispõe de uma infraestrutura de comunicação confiável, interoperável, segura, em tempo quase real e escalável, capaz de suportar monitoramento contínuo, controle avançado de processos, análise de dados e, nos níveis superiores, funcionalidades inteligentes e autônomas típicas da Indústria 4.0.</w:t>
      </w:r>
    </w:p>
    <w:tbl>
      <w:tblPr>
        <w:tblStyle w:val="Table16"/>
        <w:tblW w:w="9476.574803149606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3.8582677165355"/>
        <w:gridCol w:w="2267.716535433071"/>
        <w:gridCol w:w="3120"/>
        <w:gridCol w:w="2955"/>
        <w:tblGridChange w:id="0">
          <w:tblGrid>
            <w:gridCol w:w="1133.8582677165355"/>
            <w:gridCol w:w="2267.716535433071"/>
            <w:gridCol w:w="3120"/>
            <w:gridCol w:w="2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69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69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69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A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6A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6A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conectividade estruturada entre dispositivos de chão de fábrica; dados permanecem em equipamentos ou registros manuais.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A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6A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6A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Máquinas, sensores e atuadores utilizam recursos digitais, mas com conectividade limitada ou inexistente a outros sistemas.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A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6A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6A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Dispositivos de chão de fábrica são conectados em redes industriais ou IIoT, permitindo troca básica de dados entre máquinas, células e sistemas de supervisão.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6A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conectividade fornece visibilidade consolidada do status de equipamentos, produção e condições de processo, com monitoramento em tempo quase real a partir de diferentes pontos da fábrica.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B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6B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entre falhas de comunicação, qualidade de rede e desempenho do processo tornam-se transparentes; a organização entende o impacto da conectividade nas operações.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B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6B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6B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e ferramentas monitoram continuamente a rede de chão de fábrica, antecipando congestionamentos, pontos de falha e riscos à disponibilidade da comunicação.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B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6B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6B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Arquitetura de conectividade de chão de fábrica adapta-se dinamicamente à carga e às necessidades de processo, priorizando tráfego crítico, redirecionando fluxos e reconfigurando segmentos de rede.</w:t>
            </w:r>
          </w:p>
        </w:tc>
      </w:tr>
    </w:tbl>
    <w:p w:rsidR="00000000" w:rsidDel="00000000" w:rsidP="00000000" w:rsidRDefault="00000000" w:rsidRPr="00000000" w14:paraId="000006B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8: Conectividade Corporativa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Conectividade Corporativa é o grau em que sistemas de gestão e de apoio ao negócio (ERP, CRM, sistemas financeiros, de RH, de planejamento e de cadeia de suprimentos) estão integrados entre si e com outros sistemas internos e externos à organização, por meio de padrões de integração e fluxos de dados consistentes.</w:t>
      </w:r>
    </w:p>
    <w:p w:rsidR="00000000" w:rsidDel="00000000" w:rsidP="00000000" w:rsidRDefault="00000000" w:rsidRPr="00000000" w14:paraId="000006B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Avaliar em que medida a organização dispõe de um tecido informacional integrado que suporta processos ponta a ponta, colaboração interfuncional e visão unificada de informações-chave, permitindo decisões táticas e estratégicas mais rápidas e fundamentadas.</w:t>
      </w:r>
    </w:p>
    <w:tbl>
      <w:tblPr>
        <w:tblStyle w:val="Table17"/>
        <w:tblW w:w="949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70"/>
        <w:tblGridChange w:id="0">
          <w:tblGrid>
            <w:gridCol w:w="1140"/>
            <w:gridCol w:w="2265"/>
            <w:gridCol w:w="3120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6C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6C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6C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6C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6C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corporativos operam isolados, com pouca ou nenhuma troca eletrônica de dados entre áreas; integrações são feitas manualmente.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C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6C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Principais sistemas corporativos (ERP, CRM, financeiro, RH) são informatizados, porém com muitas ilhas de informação e baixa comunicação entre áreas.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C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6C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Integrações entre sistemas corporativos passam a ser estabelecidas por meio de APIs, serviços ou troca estruturada de arquivos, permitindo fluxo básico de dados entre áreas.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D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6D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conectividade corporativa gera visibilidade integrada de pedidos, estoques, resultados financeiros, indicadores de clientes e outros dados de negócio, apoiando o acompanhamento em tempo quase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D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6D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6D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impactos de integrações corporativas sobre desempenho, riscos e conformidade tornam-se transparentes, permitindo gestão estruturada da arquitetura de sistemas e das interfaces.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D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6D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6D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e ferramentas monitoram integrações e fluxos de dados corporativos, prevendo gargalos, falhas de integração e riscos de inconsistência de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D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6D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6D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arquitetura de conectividade corporativa adapta-se com rapidez à inclusão de novos sistemas, unidades e parceiros, reconfigurando integrações e roteando dados de forma dinâmica conforme as necessidades do negócio.</w:t>
            </w:r>
          </w:p>
        </w:tc>
      </w:tr>
    </w:tbl>
    <w:p w:rsidR="00000000" w:rsidDel="00000000" w:rsidP="00000000" w:rsidRDefault="00000000" w:rsidRPr="00000000" w14:paraId="000006E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9: Conectividade de Instalações (Facility)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Conectividade de Instalações (Facility) é o grau em que sistemas de infraestrutura física da planta (energia, água, ar comprimido, HVAC, refrigeração, iluminação, segurança, monitoramento ambiental e outros sistemas prediais) estão conectados entre si e com os sistemas de produção e corporativos.</w:t>
      </w:r>
    </w:p>
    <w:p w:rsidR="00000000" w:rsidDel="00000000" w:rsidP="00000000" w:rsidRDefault="00000000" w:rsidRPr="00000000" w14:paraId="000006E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Avaliar em que medida a organização consegue monitorar, controlar e otimizar sua infraestrutura física por meio de redes integradas, suportando eficiência energética, confiabilidade operacional, conforto ocupacional e metas de sustentabilidade.</w:t>
      </w:r>
    </w:p>
    <w:tbl>
      <w:tblPr>
        <w:tblStyle w:val="Table18"/>
        <w:tblW w:w="955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3030"/>
        <w:tblGridChange w:id="0">
          <w:tblGrid>
            <w:gridCol w:w="1140"/>
            <w:gridCol w:w="2265"/>
            <w:gridCol w:w="3120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6E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6E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6E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E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6E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6E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de instalações operam de forma isolada, sem rede estruturada ou comunicação entre equipamentos e sistemas prediais.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E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6E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6F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de instalações utilizam equipamentos informatizados localmente (controladores eletrônicos, medidores digitais), porém com baixa integração entre subsistemas.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F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6F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6F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de instalações (energia, HVAC, segurança etc.) passam a ser conectados em redes prediais, permitindo troca básica de dados entre controladores e um ponto central.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F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6F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conectividade de instalações oferece visibilidade consolidada de consumos, alarmes e estados de equipamentos, com monitoramento em tempo quase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6F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Torna-se transparente como falhas de conectividade, qualidade da rede e configurações de comunicação impactam segurança, conforto e eficiência energética.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F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6F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70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Ferramentas monitoram a rede de instalações e utilizam modelos para prever degradação, sobrecargas e riscos de indisponibilidade de comunicação entre sistemas prediais.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0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70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70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conectividade de instalações adapta-se automaticamente a mudanças de carga, topologia e condições externas, mantendo desempenho e disponibilidade por meio de reconfiguração dinâmica da rede.</w:t>
            </w:r>
          </w:p>
        </w:tc>
      </w:tr>
    </w:tbl>
    <w:p w:rsidR="00000000" w:rsidDel="00000000" w:rsidP="00000000" w:rsidRDefault="00000000" w:rsidRPr="00000000" w14:paraId="000007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10: Inteligência de Chão de Fábrica</w:t>
      </w:r>
    </w:p>
    <w:p w:rsidR="00000000" w:rsidDel="00000000" w:rsidP="00000000" w:rsidRDefault="00000000" w:rsidRPr="00000000" w14:paraId="0000070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Inteligência de Chão de Fábrica é a capacidade de transformar dados gerados no ambiente produtivo (sensores, máquinas, sistemas MES/SCADA, registros de qualidade, manutenção, logística interna) em informação, conhecimento e ações concretas de melhoria, por meio de visualização, análise e modelos avançados.</w:t>
      </w:r>
    </w:p>
    <w:p w:rsidR="00000000" w:rsidDel="00000000" w:rsidP="00000000" w:rsidRDefault="00000000" w:rsidRPr="00000000" w14:paraId="0000070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Avaliar até que ponto o chão de fábrica evoluiu de um ambiente meramente automatizado para um ambiente orientado a dados, com uso consistente de </w:t>
      </w:r>
      <w:commentRangeStart w:id="16"/>
      <w:commentRangeEnd w:id="16"/>
      <w:r w:rsidDel="00000000" w:rsidR="00000000" w:rsidRPr="00000000">
        <w:commentReference w:id="16"/>
      </w:r>
      <w:r w:rsidDel="00000000" w:rsidR="00000000" w:rsidRPr="00000000">
        <w:rPr>
          <w:i w:val="1"/>
          <w:iCs w:val="1"/>
          <w:rtl w:val="0"/>
          <w:rPrChange w:author="Wilson de Souza Melo Junior" w:id="71" w:date="2025-11-27T22:08:10Z">
            <w:rPr/>
          </w:rPrChange>
        </w:rPr>
        <w:t xml:space="preserve">analytics</w:t>
      </w:r>
      <w:r w:rsidDel="00000000" w:rsidR="00000000" w:rsidRPr="00000000">
        <w:rPr>
          <w:rtl w:val="0"/>
        </w:rPr>
        <w:t xml:space="preserve"> e, gradualmente, de inteligência artificial para otimização contínua de processos, confiabilidade, qualidade e produtividade.</w:t>
      </w:r>
    </w:p>
    <w:tbl>
      <w:tblPr>
        <w:tblStyle w:val="Table19"/>
        <w:tblW w:w="945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140"/>
        <w:gridCol w:w="2265"/>
        <w:gridCol w:w="3120"/>
        <w:gridCol w:w="2925"/>
        <w:tblGridChange w:id="0">
          <w:tblGrid>
            <w:gridCol w:w="1140"/>
            <w:gridCol w:w="2265"/>
            <w:gridCol w:w="312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70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70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70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70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Decisões operacionais no chão de fábrica são tomadas com base em observações informais e experiência, sem uso sistemático de dados registrados.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1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71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71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de produção passam a ser registrados digitalmente em sistemas locais ou planilhas, </w:t>
            </w:r>
            <w:ins w:author="Wilson de Souza Melo Junior" w:id="72" w:date="2025-11-27T22:08:37Z">
              <w:r w:rsidDel="00000000" w:rsidR="00000000" w:rsidRPr="00000000">
                <w:rPr>
                  <w:sz w:val="18"/>
                  <w:szCs w:val="18"/>
                  <w:rtl w:val="0"/>
                  <w:rPrChange w:author="Wilson de Souza Melo Junior" w:id="73" w:date="2025-11-27T22:08:37Z">
                    <w:rPr>
                      <w:sz w:val="18"/>
                      <w:szCs w:val="18"/>
                    </w:rPr>
                  </w:rPrChange>
                </w:rPr>
                <w:t xml:space="preserve">reduzindo a dependência</w:t>
              </w:r>
            </w:ins>
            <w:del w:author="Wilson de Souza Melo Junior" w:id="72" w:date="2025-11-27T22:08:37Z">
              <w:r w:rsidDel="00000000" w:rsidR="00000000" w:rsidRPr="00000000">
                <w:rPr>
                  <w:sz w:val="18"/>
                  <w:szCs w:val="18"/>
                  <w:rtl w:val="0"/>
                  <w:rPrChange w:author="Wilson de Souza Melo Junior" w:id="73" w:date="2025-11-27T22:08:37Z">
                    <w:rPr>
                      <w:sz w:val="18"/>
                      <w:szCs w:val="18"/>
                    </w:rPr>
                  </w:rPrChange>
                </w:rPr>
                <w:delText xml:space="preserve">reduzindo dependência</w:delText>
              </w:r>
            </w:del>
            <w:r w:rsidDel="00000000" w:rsidR="00000000" w:rsidRPr="00000000">
              <w:rPr>
                <w:sz w:val="18"/>
                <w:szCs w:val="18"/>
                <w:rtl w:val="0"/>
              </w:rPr>
              <w:t xml:space="preserve"> de registros em papel.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1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71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de diferentes máquinas e processos são conectados em bases ou sistemas comuns, permitindo análises simples sobre volumes produzidos, paradas e rejeitos.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71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71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Indicadores e painéis de desempenho fornecem visibilidade em tempo quase real sobre OEE, produtividade, qualidade e outras métricas de chão de fábrica.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1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71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72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Análises permitem compreender causas de paradas, perdas de eficiência e problemas de qualidade, tornando claras as relações entre parâmetros de processo e resultados.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2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72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preditivos identificam com antecedência riscos de falha, deriva de processo, desvios de qualidade e gargalos de capacidade, apoiando decisões de manutenção e ajustes de operação.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2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72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72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Algoritmos ajustam automaticamente parâmetros de processo, sequenciamento de ordens e estratégias de operação com base em previsões, metas e restrições, tornando o chão de fábrica adaptativo.</w:t>
            </w:r>
          </w:p>
        </w:tc>
      </w:tr>
    </w:tbl>
    <w:p w:rsidR="00000000" w:rsidDel="00000000" w:rsidP="00000000" w:rsidRDefault="00000000" w:rsidRPr="00000000" w14:paraId="000007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11: Inteligência Corporativa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Inteligência Corporativa é a capacidade de coletar, integrar, analisar e disseminar dados de negócio provenientes de diversas fontes (vendas, finanças, cadeia de suprimentos, marketing, risco, RH, atendimento ao cliente) para sustentar decisões táticas e estratégicas.</w:t>
      </w:r>
    </w:p>
    <w:p w:rsidR="00000000" w:rsidDel="00000000" w:rsidP="00000000" w:rsidRDefault="00000000" w:rsidRPr="00000000" w14:paraId="0000072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Avaliar o grau em que a organização atua como empresa orientada a dados, utilizando informações confiáveis, tempestivas e analiticamente tratadas para otimizar processos, reduzir riscos, identificar oportunidades e suportar a execução da estratégia.</w:t>
      </w:r>
    </w:p>
    <w:tbl>
      <w:tblPr>
        <w:tblStyle w:val="Table20"/>
        <w:tblW w:w="948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140"/>
        <w:gridCol w:w="2265"/>
        <w:gridCol w:w="3120"/>
        <w:gridCol w:w="2955"/>
        <w:tblGridChange w:id="0">
          <w:tblGrid>
            <w:gridCol w:w="1140"/>
            <w:gridCol w:w="2265"/>
            <w:gridCol w:w="3120"/>
            <w:gridCol w:w="2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72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73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73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3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73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Decisões de negócio são predominantemente qualitativas, com pouco uso de dados estruturados e sem sistemas analíticos relevantes.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73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73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de negócio (vendas, finanças, RH, logística) são registrados em sistemas informatizados básicos, reduzindo o uso de planilhas e registros manuais isolados.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3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73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73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Bases de dados corporativas passam a ser conectadas e consolidadas em repositórios comuns (por exemplo, data marts ou data warehouse), permitindo consultas mais abrangentes.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3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74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74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Painéis de BI e relatórios gerenciais oferecem visibilidade integrada de indicadores financeiros, comerciais, operacionais e de pessoas para diferentes níveis de gestão.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4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74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74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Análises multidimensionais e estudos de causa e efeito permitem compreender o impacto de decisões de negócio em resultados e riscos, aumentando a transparência da gestão.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4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74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74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preditivos são utilizados para previsão de demanda, receita, churn de clientes, riscos financeiros e operacionais, apoiando o planejamento e a definição de estratégias.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4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74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74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corporativos recomendam ou executam automaticamente ações (por exemplo, ajustes de preços, campanhas, alocação de recursos) com base em previsões e objetivos, tornando a organização mais adaptativa.</w:t>
            </w:r>
          </w:p>
        </w:tc>
      </w:tr>
    </w:tbl>
    <w:p w:rsidR="00000000" w:rsidDel="00000000" w:rsidP="00000000" w:rsidRDefault="00000000" w:rsidRPr="00000000" w14:paraId="000007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12: Inteligência de Instalações (Facility)</w:t>
      </w:r>
    </w:p>
    <w:p w:rsidR="00000000" w:rsidDel="00000000" w:rsidP="00000000" w:rsidRDefault="00000000" w:rsidRPr="00000000" w14:paraId="0000075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Inteligência de Instalações (Facility) é a capacidade de utilizar dados gerados pelos sistemas prediais e de utilidades para compreender, prever e otimizar o desempenho da infraestrutura física da planta.</w:t>
      </w:r>
    </w:p>
    <w:p w:rsidR="00000000" w:rsidDel="00000000" w:rsidP="00000000" w:rsidRDefault="00000000" w:rsidRPr="00000000" w14:paraId="0000075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Avaliar em que grau a infraestrutura física da organização é gerida com base em dados e </w:t>
      </w:r>
      <w:commentRangeStart w:id="17"/>
      <w:r w:rsidDel="00000000" w:rsidR="00000000" w:rsidRPr="00000000">
        <w:rPr>
          <w:rtl w:val="0"/>
        </w:rPr>
        <w:t xml:space="preserve">analytics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  <w:t xml:space="preserve">, permitindo redução de custos, aumento de disponibilidade, melhoria do ambiente de trabalho e suporte a metas de sustentabilidade e certificações ambientais.</w:t>
      </w:r>
    </w:p>
    <w:tbl>
      <w:tblPr>
        <w:tblStyle w:val="Table21"/>
        <w:tblW w:w="949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70"/>
        <w:tblGridChange w:id="0">
          <w:tblGrid>
            <w:gridCol w:w="1140"/>
            <w:gridCol w:w="2265"/>
            <w:gridCol w:w="3120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75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75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75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5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75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75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dados para gestão de instalações é praticamente inexistente; decisões são reativas, baseadas em quebras e reclamações.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5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75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75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Medições de consumo de energia, água, ar comprimido e outros recursos passam a ser registradas digitalmente, ainda de forma simples e pouco integrada.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5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76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76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de instalações de diferentes subsistemas são conectados em uma base ou sistema comum, permitindo análises consolidadas por área, turno ou equipamento.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6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76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76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Painéis de monitoramento oferecem visibilidade de consumos, demandas de pico, alarmes e disponibilidade de equipamentos de infraestrutura em tempo quase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6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76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76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Análises permitem compreender causas de desperdícios, vazamentos, falhas recorrentes e ineficiências energéticas, tornando transparentes os impactos das instalações no desempenho global.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6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76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76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preditivos antecipam falhas em equipamentos críticos de instalações e apontam oportunidades de economia, considerando padrões de uso, clima e produção.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6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77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77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de gerenciamento de instalações adotam estratégias adaptativas, ajustando automaticamente setpoints, horários de operação e modos de controle com base em previsões de demanda e condições externas.</w:t>
            </w:r>
          </w:p>
        </w:tc>
      </w:tr>
    </w:tbl>
    <w:p w:rsidR="00000000" w:rsidDel="00000000" w:rsidP="00000000" w:rsidRDefault="00000000" w:rsidRPr="00000000" w14:paraId="000007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13: Desenvolvimento e Aprendizado de Força de Trabalho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Desenvolvimento e Aprendizado de Força de Trabalho é a forma como a organização planeja, estrutura e implementa estratégias para desenvolver as competências necessárias à Indústria 4.0, abrangendo aspectos técnicos, de processo e comportamentais.</w:t>
      </w:r>
    </w:p>
    <w:p w:rsidR="00000000" w:rsidDel="00000000" w:rsidP="00000000" w:rsidRDefault="00000000" w:rsidRPr="00000000" w14:paraId="0000077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Verificar o alinhamento entre a estratégia de desenvolvimento de pessoas e a jornada de transformação digital, desde iniciativas pontuais até programas contínuos, estruturados e integrados à gestão de desempenho, carreiras e sucessão.</w:t>
      </w:r>
    </w:p>
    <w:tbl>
      <w:tblPr>
        <w:tblStyle w:val="Table22"/>
        <w:tblW w:w="945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25"/>
        <w:tblGridChange w:id="0">
          <w:tblGrid>
            <w:gridCol w:w="1140"/>
            <w:gridCol w:w="2265"/>
            <w:gridCol w:w="312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77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77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77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7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77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77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ações estruturadas de desenvolvimento relacionadas à Indústria 4.0; aprendizagem ocorre de modo informal e não sistematizado.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8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78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78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Iniciativas de desenvolvimento ligadas à Indústria 4.0 são pontuais, focadas em treinamentos básicos sobre tecnologias e conceitos, com registros informatizados simples.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8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78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78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Programas de treinamento passam a ser estruturados em trilhas por função, com registro centralizado de cursos, competências e planos de desenvolvimento.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8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78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78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organização tem visibilidade das competências existentes e das lacunas relacionadas à Indústria 4.0, utilizando painéis e relatórios para acompanhar evolução de capacitações.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8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78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78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Torna-se transparente como lacunas de competências impactam projetos e resultados; informações sobre habilidades são usadas para planejar ações de desenvolvimento alinhadas à estratégia.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9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79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e análises são usados para prever necessidades de competências futuras, riscos de obsolescência e impactos de mudanças tecnológicas na força de trabalho.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9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79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79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 desenvolvimento é adaptativo, ajustando continuamente trilhas, conteúdos e formatos de aprendizagem com base em dados de desempenho, engajamento e evolução do negócio.</w:t>
            </w:r>
          </w:p>
        </w:tc>
      </w:tr>
    </w:tbl>
    <w:p w:rsidR="00000000" w:rsidDel="00000000" w:rsidP="00000000" w:rsidRDefault="00000000" w:rsidRPr="00000000" w14:paraId="0000079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14: Competência de Liderança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Competência de Liderança é o grau em que os líderes da organização compreendem a relevância da Indústria 4.0, possuem competências para atuar nesse contexto e exercem o papel de patrocinadores e condutores da transformação digital.</w:t>
      </w:r>
    </w:p>
    <w:p w:rsidR="00000000" w:rsidDel="00000000" w:rsidP="00000000" w:rsidRDefault="00000000" w:rsidRPr="00000000" w14:paraId="0000079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Verificar se a liderança atua apenas como observadora ou se se torna agente central da transformação, passando de consciência básica para uma atuação estruturante e visionária, coerente com os níveis mais altos de maturidade 4.0.</w:t>
      </w:r>
    </w:p>
    <w:tbl>
      <w:tblPr>
        <w:tblStyle w:val="Table23"/>
        <w:tblW w:w="945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25"/>
        <w:tblGridChange w:id="0">
          <w:tblGrid>
            <w:gridCol w:w="1140"/>
            <w:gridCol w:w="2265"/>
            <w:gridCol w:w="312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79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79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79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A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7A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7A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Lideranças não consideram de forma estruturada a Indústria 4.0; decisões e prioridades não refletem uma visão de transformação digital.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A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7A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7A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Lideranças começam a ter acesso e registro digitalizado de informações e iniciativas de Indústria 4.0, construindo entendimento inicial sobre o 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A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7A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7A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Líderes participam de fóruns estruturados, programas de capacitação e comunidades internas sobre transformação digital, reforçando conexões entre áreas.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A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7A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7A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visibilidade clara sobre o patrocínio, envolvimento e atuação das lideranças em iniciativas de Indústria 4.0, com indicadores de engajamento e suporte.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B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7B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7B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Fica transparente o impacto das decisões de liderança sobre o avanço da maturidade 4.0; práticas exemplares e lacunas são identificadas e tratadas.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B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7B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7B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Ferramentas e modelos ajudam a antecipar riscos de liderança (por exemplo, resistência, falta de patrocínio) e necessidades de desenvolvimento para sustentar a transformação.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B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7B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7B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estilo e as práticas de liderança evoluem de forma adaptativa, ajustando-se às exigências da transformação digital, promovendo continuamente inovação, aprendizado e colaboração.</w:t>
            </w:r>
          </w:p>
        </w:tc>
      </w:tr>
    </w:tbl>
    <w:p w:rsidR="00000000" w:rsidDel="00000000" w:rsidP="00000000" w:rsidRDefault="00000000" w:rsidRPr="00000000" w14:paraId="000007B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15: Colaboração inter e intra-organização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Colaboração inter e intra-organização é o grau em que áreas internas, unidades de negócio, plantas e parceiros externos trabalham de forma integrada na concepção, implementação e operação de soluções de Indústria 4.0.</w:t>
      </w:r>
    </w:p>
    <w:p w:rsidR="00000000" w:rsidDel="00000000" w:rsidP="00000000" w:rsidRDefault="00000000" w:rsidRPr="00000000" w14:paraId="000007C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Medir a evolução desde um ambiente fragmentado, de silos funcionais, até um ecossistema colaborativo em que inovação e melhoria contínua são construídas de forma conjunta, integrando fornecedores, clientes, instituições de pesquisa e outros atores relevantes.</w:t>
      </w:r>
    </w:p>
    <w:tbl>
      <w:tblPr>
        <w:tblStyle w:val="Table24"/>
        <w:tblW w:w="943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10"/>
        <w:tblGridChange w:id="0">
          <w:tblGrid>
            <w:gridCol w:w="1140"/>
            <w:gridCol w:w="2265"/>
            <w:gridCol w:w="3120"/>
            <w:gridCol w:w="2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7C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7C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7C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C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7C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7C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colaboração entre áreas internas e com parceiros externos é mínima, ocorrendo apenas de forma informal e não registrada.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C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7C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7C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Práticas de colaboração são registradas de forma básica (reuniões, grupos de trabalho), com uso limitado de ferramentas digitais para suporte a equipes e projetos 4.0.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C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7C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7D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Ferramentas colaborativas passam a conectar áreas, plantas e alguns parceiros externos, permitindo trocas estruturadas de informações sobre projetos e operações.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D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7D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7D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visibilidade das redes de colaboração internas e externas, com painéis que mostram projetos conjuntos, participação das áreas e resultados alcançados.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D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7D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7D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Torna-se transparente como a colaboração (ou a falta dela) impacta prazos, custos, inovação e qualidade; gargalos e boas práticas são identificados de forma sistemática.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D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7D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7D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Análises são utilizadas para prever riscos de falhas na colaboração (por exemplo, silos, dependência de indivíduos-chave) e para planejar ações de fortalecimento de redes e parcerias.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D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7D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7E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Arranjos colaborativos adaptam-se dinamicamente, reorganizando equipes, parcerias e fluxos de informação em função de desafios e oportunidades da transformação 4.0.</w:t>
            </w:r>
          </w:p>
        </w:tc>
      </w:tr>
    </w:tbl>
    <w:p w:rsidR="00000000" w:rsidDel="00000000" w:rsidP="00000000" w:rsidRDefault="00000000" w:rsidRPr="00000000" w14:paraId="000007E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2"/>
        <w:spacing w:after="0" w:before="20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zb2bo92w6ncm" w:id="61"/>
      <w:bookmarkEnd w:id="61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Dimensão 16: Estratégia &amp; Governança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Estratégia &amp; Governança é o grau em que a organização possui uma estratégia explícita para Indústria 4.0, alinhada à estratégia de negócio e suportada por estrutura de governança clara, com papéis, responsabilidades e mecanismos de priorização e acompanhamento.</w:t>
      </w:r>
    </w:p>
    <w:p w:rsidR="00000000" w:rsidDel="00000000" w:rsidP="00000000" w:rsidRDefault="00000000" w:rsidRPr="00000000" w14:paraId="000007E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Verificar se a transformação digital está desconectada do planejamento estratégico ou se é tratada como vetor central de competitividade, respaldada por mecanismos de governança consistentes com o nível de ambição da organização, permitindo ajustes ágeis de rumo e alocação eficiente de recursos.</w:t>
      </w:r>
    </w:p>
    <w:tbl>
      <w:tblPr>
        <w:tblStyle w:val="Table25"/>
        <w:tblW w:w="94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265"/>
        <w:gridCol w:w="3120"/>
        <w:gridCol w:w="2955"/>
        <w:tblGridChange w:id="0">
          <w:tblGrid>
            <w:gridCol w:w="1140"/>
            <w:gridCol w:w="2265"/>
            <w:gridCol w:w="3120"/>
            <w:gridCol w:w="2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7E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Estágio</w:t>
            </w:r>
          </w:p>
        </w:tc>
        <w:tc>
          <w:tcPr/>
          <w:p w:rsidR="00000000" w:rsidDel="00000000" w:rsidP="00000000" w:rsidRDefault="00000000" w:rsidRPr="00000000" w14:paraId="000007E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do estágio</w:t>
            </w:r>
          </w:p>
        </w:tc>
        <w:tc>
          <w:tcPr/>
          <w:p w:rsidR="00000000" w:rsidDel="00000000" w:rsidP="00000000" w:rsidRDefault="00000000" w:rsidRPr="00000000" w14:paraId="000007E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na dimensão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E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Inexistente / Analógico</w:t>
            </w:r>
          </w:p>
        </w:tc>
        <w:tc>
          <w:tcPr/>
          <w:p w:rsidR="00000000" w:rsidDel="00000000" w:rsidP="00000000" w:rsidRDefault="00000000" w:rsidRPr="00000000" w14:paraId="000007E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nesta dimensão são predominantemente manuais ou baseados em tecnologias convencionais não digitais. Não há uso relevante de soluções digitais ou sistemas de suporte, correspondendo ao nível 0 do modelo SIRI.</w:t>
            </w:r>
          </w:p>
        </w:tc>
        <w:tc>
          <w:tcPr/>
          <w:p w:rsidR="00000000" w:rsidDel="00000000" w:rsidP="00000000" w:rsidRDefault="00000000" w:rsidRPr="00000000" w14:paraId="000007E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estratégia ou governança específica para Indústria 4.0; iniciativas digitais são isoladas e desconectadas do planejamento formal.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E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Informatização</w:t>
            </w:r>
          </w:p>
        </w:tc>
        <w:tc>
          <w:tcPr/>
          <w:p w:rsidR="00000000" w:rsidDel="00000000" w:rsidP="00000000" w:rsidRDefault="00000000" w:rsidRPr="00000000" w14:paraId="000007F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Processos e recursos passam a utilizar soluções digitais e sistemas computadorizados localmente, substituindo controles e registros puramente manuais.</w:t>
            </w:r>
          </w:p>
        </w:tc>
        <w:tc>
          <w:tcPr/>
          <w:p w:rsidR="00000000" w:rsidDel="00000000" w:rsidP="00000000" w:rsidRDefault="00000000" w:rsidRPr="00000000" w14:paraId="000007F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Elementos de estratégia e governança para Indústria 4.0 começam a ser documentados de forma digital, com diretrizes iniciais e alguns projetos mapeados.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F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Conectividade</w:t>
            </w:r>
          </w:p>
        </w:tc>
        <w:tc>
          <w:tcPr/>
          <w:p w:rsidR="00000000" w:rsidDel="00000000" w:rsidP="00000000" w:rsidRDefault="00000000" w:rsidRPr="00000000" w14:paraId="000007F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Sistemas, máquinas, produtos e pessoas tornam-se conectados em rede, permitindo a troca estruturada de dados entre diferentes pontos do processo e da organização.</w:t>
            </w:r>
          </w:p>
        </w:tc>
        <w:tc>
          <w:tcPr/>
          <w:p w:rsidR="00000000" w:rsidDel="00000000" w:rsidP="00000000" w:rsidRDefault="00000000" w:rsidRPr="00000000" w14:paraId="000007F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Estratégia e governança são conectadas a planos, portfólios de projetos e estruturas de responsabilidade, permitindo coordenação básica das iniciativas 4.0.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6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F7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7F8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integrados fornecem uma visão em tempo quase real do estado dos processos, produtos e recursos, por meio de indicadores e painéis consolidados.</w:t>
            </w:r>
          </w:p>
        </w:tc>
        <w:tc>
          <w:tcPr/>
          <w:p w:rsidR="00000000" w:rsidDel="00000000" w:rsidP="00000000" w:rsidRDefault="00000000" w:rsidRPr="00000000" w14:paraId="000007F9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visibilidade consolidada do portfólio de projetos, dos investimentos, dos resultados e dos riscos associados à jornada de maturidade 4.0.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A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FB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Transparência</w:t>
            </w:r>
          </w:p>
        </w:tc>
        <w:tc>
          <w:tcPr/>
          <w:p w:rsidR="00000000" w:rsidDel="00000000" w:rsidP="00000000" w:rsidRDefault="00000000" w:rsidRPr="00000000" w14:paraId="000007FC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Relações de causa e efeito são compreendidas e modeladas; os dados permitem explicar por que determinados eventos ocorrem e simular alternativas de decisão.</w:t>
            </w:r>
          </w:p>
        </w:tc>
        <w:tc>
          <w:tcPr/>
          <w:p w:rsidR="00000000" w:rsidDel="00000000" w:rsidP="00000000" w:rsidRDefault="00000000" w:rsidRPr="00000000" w14:paraId="000007FD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Fica transparente como decisões estratégicas e de governança impactam diretamente a evolução da maturidade 4.0, permitindo correções de rumo baseadas em evidências.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E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FF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Capacidade preditiva</w:t>
            </w:r>
          </w:p>
        </w:tc>
        <w:tc>
          <w:tcPr/>
          <w:p w:rsidR="00000000" w:rsidDel="00000000" w:rsidP="00000000" w:rsidRDefault="00000000" w:rsidRPr="00000000" w14:paraId="00000800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analíticos e algoritmos são utilizados para prever estados futuros, eventos e riscos relevantes, antecipando problemas e oportunidades.</w:t>
            </w:r>
          </w:p>
        </w:tc>
        <w:tc>
          <w:tcPr/>
          <w:p w:rsidR="00000000" w:rsidDel="00000000" w:rsidP="00000000" w:rsidRDefault="00000000" w:rsidRPr="00000000" w14:paraId="00000801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são utilizados para simular cenários de investimento, risco e retorno relacionados à transformação digital, apoiando decisões de priorização e alocação de recursos.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2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03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Adaptabilidade</w:t>
            </w:r>
          </w:p>
        </w:tc>
        <w:tc>
          <w:tcPr/>
          <w:p w:rsidR="00000000" w:rsidDel="00000000" w:rsidP="00000000" w:rsidRDefault="00000000" w:rsidRPr="00000000" w14:paraId="00000804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e processos ajustam-se de forma autônoma com base em previsões, objetivos e regras, tornando a organização mais ágil e resiliente.</w:t>
            </w:r>
          </w:p>
        </w:tc>
        <w:tc>
          <w:tcPr/>
          <w:p w:rsidR="00000000" w:rsidDel="00000000" w:rsidP="00000000" w:rsidRDefault="00000000" w:rsidRPr="00000000" w14:paraId="00000805">
            <w:pPr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Estratégia e governança tornam-se adaptativas, ajustando continuamente metas, portfólio e mecanismos de decisão em função de mudanças tecnológicas, de mercado e regulatórias.</w:t>
            </w:r>
          </w:p>
        </w:tc>
      </w:tr>
    </w:tbl>
    <w:p w:rsidR="00000000" w:rsidDel="00000000" w:rsidP="00000000" w:rsidRDefault="00000000" w:rsidRPr="00000000" w14:paraId="000008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2"/>
        <w:rPr/>
      </w:pPr>
      <w:bookmarkStart w:colFirst="0" w:colLast="0" w:name="_es28hqg3xf4t" w:id="62"/>
      <w:bookmarkEnd w:id="62"/>
      <w:r w:rsidDel="00000000" w:rsidR="00000000" w:rsidRPr="00000000">
        <w:rPr>
          <w:rtl w:val="0"/>
        </w:rPr>
        <w:t xml:space="preserve">APÊNDICE B - Questionário de Avaliação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i w:val="1"/>
          <w:iCs w:val="1"/>
          <w:rtl w:val="0"/>
        </w:rPr>
        <w:t xml:space="preserve">(Este APÊNDICE conteria questionários detalhados para cada dimensão)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2"/>
        <w:rPr/>
      </w:pPr>
      <w:bookmarkStart w:colFirst="0" w:colLast="0" w:name="_8riu5kgcmrvv" w:id="63"/>
      <w:bookmarkEnd w:id="63"/>
      <w:r w:rsidDel="00000000" w:rsidR="00000000" w:rsidRPr="00000000">
        <w:rPr>
          <w:rtl w:val="0"/>
        </w:rPr>
        <w:t xml:space="preserve">APÊNDICE C - Modelo de Relatório de Avaliação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i w:val="1"/>
          <w:iCs w:val="1"/>
          <w:rtl w:val="0"/>
        </w:rPr>
        <w:t xml:space="preserve">(Este APÊNDICE conteria um template completo de relatório)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2"/>
        <w:rPr/>
      </w:pPr>
      <w:bookmarkStart w:colFirst="0" w:colLast="0" w:name="_mcppoiwun5h" w:id="64"/>
      <w:bookmarkEnd w:id="64"/>
      <w:r w:rsidDel="00000000" w:rsidR="00000000" w:rsidRPr="00000000">
        <w:rPr>
          <w:rtl w:val="0"/>
        </w:rPr>
        <w:t xml:space="preserve">APÊNDICE E - Planilha de Cálculo do Índice </w:t>
      </w:r>
      <w:r w:rsidDel="00000000" w:rsidR="00000000" w:rsidRPr="00000000">
        <w:rPr>
          <w:i w:val="1"/>
          <w:iCs w:val="1"/>
          <w:rtl w:val="0"/>
        </w:rPr>
        <w:t xml:space="preserve">idx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4.0</w:t>
      </w:r>
      <w:r w:rsidDel="00000000" w:rsidR="00000000" w:rsidRPr="00000000">
        <w:rPr>
          <w:rtl w:val="0"/>
        </w:rPr>
        <w:t xml:space="preserve"> MA-I4.0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i w:val="1"/>
          <w:iCs w:val="1"/>
          <w:rtl w:val="0"/>
        </w:rPr>
        <w:t xml:space="preserve">(Este APÊNDICE conteria o link para o download de uma planilha em formato .xlsx para cálculo automatizado)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2"/>
        <w:rPr/>
      </w:pPr>
      <w:bookmarkStart w:colFirst="0" w:colLast="0" w:name="_wxudz2juud5q" w:id="65"/>
      <w:bookmarkEnd w:id="65"/>
      <w:r w:rsidDel="00000000" w:rsidR="00000000" w:rsidRPr="00000000">
        <w:rPr>
          <w:rtl w:val="0"/>
        </w:rPr>
        <w:t xml:space="preserve">Controle de Versões</w:t>
      </w:r>
    </w:p>
    <w:tbl>
      <w:tblPr>
        <w:tblStyle w:val="Table26"/>
        <w:tblW w:w="9359.0" w:type="dxa"/>
        <w:jc w:val="left"/>
        <w:tblInd w:w="-100.0" w:type="dxa"/>
        <w:tblLayout w:type="fixed"/>
        <w:tblLook w:val="0600"/>
      </w:tblPr>
      <w:tblGrid>
        <w:gridCol w:w="2340"/>
        <w:gridCol w:w="2340"/>
        <w:gridCol w:w="2340"/>
        <w:gridCol w:w="2339"/>
        <w:tblGridChange w:id="0">
          <w:tblGrid>
            <w:gridCol w:w="2340"/>
            <w:gridCol w:w="2340"/>
            <w:gridCol w:w="2340"/>
            <w:gridCol w:w="2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 inicial do guia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Wladmir A. Chapetta</w:t>
            </w:r>
          </w:p>
        </w:tc>
      </w:tr>
    </w:tbl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lson de Souza Melo Junior" w:id="10" w:date="2025-11-27T21:39:49Z"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Sugestão: indexar Q como Q(i,j) e não apenas como Qi</w:t>
      </w:r>
    </w:p>
  </w:comment>
  <w:comment w:author="Wilson de Souza Melo Junior" w:id="14" w:date="2025-11-27T21:55:04Z"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Mesmo comentário sobre o subtítulo anterior</w:t>
      </w:r>
    </w:p>
  </w:comment>
  <w:comment w:author="Wilson de Souza Melo Junior" w:id="0" w:date="2025-11-26T18:34:53Z"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sei se o objetivo de fato é manter esse texto sucinto e reduzido a poucas palavras, mas mesmo se for essa ideia, entendo que ele não combina com o termo "Sumário Executivo". Ele está mais pra um resumo mesmo. Avaliar se convém ou não trazer mais detalhes sobre o documento.</w:t>
      </w:r>
    </w:p>
  </w:comment>
  <w:comment w:author="Wilson de Souza Melo Junior" w:id="12" w:date="2025-11-27T21:49:09Z"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entendi essa grafia entre parênteses. Não seria melhor deixar: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Pilar "Operação", bloco "Processo"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Wilson de Souza Melo Junior" w:id="7" w:date="2025-11-27T21:35:33Z"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Adicionei essa sugestão de mesclar algumas celulas, para não ficar repetindo os nomes dos blocos.</w:t>
      </w:r>
    </w:p>
  </w:comment>
  <w:comment w:author="Wilson de Souza Melo Junior" w:id="15" w:date="2025-11-27T22:01:36Z"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 à dimensão anterior... Não vou comentar as demais dimensões, se a observação for relevante, lembrar de ajustar todas elas.</w:t>
      </w:r>
    </w:p>
  </w:comment>
  <w:comment w:author="Wilson de Souza Melo Junior" w:id="5" w:date="2025-11-27T21:03:25Z"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Sugestão: particularmente, acredito que o uso de um formato de tabelas para indicar as tarefas facilitaria a leitura do documento. Essa tabela teria como colunas a identificação, critérios de entrada e critérios de saída</w:t>
      </w:r>
    </w:p>
  </w:comment>
  <w:comment w:author="Wilson de Souza Melo Junior" w:id="4" w:date="2025-11-27T21:06:50Z"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Sugestão: aqui também acredito que um diagrama com o fluxo dos subprocessos, detalhando as tarefas, seria de bastante utilidade para facilitar o entendimento do documento.</w:t>
      </w:r>
    </w:p>
  </w:comment>
  <w:comment w:author="Wilson de Souza Melo Junior" w:id="11" w:date="2025-11-27T21:45:33Z"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o desalinhamento da legenda com a Figura. Não quis corrigir direto aqui no Google Docs pois fiquei em dúvida se o documento foi originalmente elaborado no Word.</w:t>
      </w:r>
    </w:p>
  </w:comment>
  <w:comment w:author="Wilson de Souza Melo Junior" w:id="17" w:date="2025-11-27T22:10:46Z"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o termo</w:t>
      </w:r>
    </w:p>
  </w:comment>
  <w:comment w:author="Wilson de Souza Melo Junior" w:id="13" w:date="2025-11-27T22:15:20Z"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parece que o conteúdo das colunas 1, 2 e 3 são sempre o mesmo. Ou seja, a definição do estágio não muda de uma dimensão pra outra.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de fato dessa forma, sugiro criar uma primeira tabela com a Definição do estágio, e nas demais tabelas, manter apenas o número do nível e a Descrição da dimensão. Isso deve melhorar a visibilidade da tabela e reduzir bastante o espaço.</w:t>
      </w:r>
    </w:p>
  </w:comment>
  <w:comment w:author="Wilson de Souza Melo Junior" w:id="3" w:date="2025-11-26T19:47:34Z"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Deixo como sugestão a elaboração de diagramas específicos para cada subprocesso, indicando tanto os artefatos de entrada quanto de saída. Penso que isso ajudaria no entendimento do processo como um todo e nas interações entre os subprocessos.</w:t>
      </w:r>
    </w:p>
  </w:comment>
  <w:comment w:author="Wilson de Souza Melo Junior" w:id="1" w:date="2025-11-26T19:28:13Z"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Achei estranho esses três itens entrarem no Sumário. No meu entendimento, os itens numerados deveriam iniciar a partir do Prefácio</w:t>
      </w:r>
    </w:p>
  </w:comment>
  <w:comment w:author="Wilson de Souza Melo Junior" w:id="16" w:date="2025-11-27T22:08:32Z"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se esse termo é de fato um jargão, ou se foi uma palavra que ficou sem ser traduzida.</w:t>
      </w:r>
    </w:p>
  </w:comment>
  <w:comment w:author="Wilson de Souza Melo Junior" w:id="6" w:date="2025-11-27T21:26:43Z"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frase me parece faltar alguma coisa. Seria troca de quê? De dados mesmo? Acho que vale uma reestruturação da frase.</w:t>
      </w:r>
    </w:p>
  </w:comment>
  <w:comment w:author="Autor desconhecido" w:id="9" w:date="2025-11-17T07:42:03Z"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Ainda a ser inserido</w:t>
      </w:r>
    </w:p>
  </w:comment>
  <w:comment w:author="Wilson de Souza Melo Junior" w:id="2" w:date="2025-11-26T19:30:29Z"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português, o neologismo "ciber-físico" tem sido usualmente grafado como uma palavra única, sem hífen.</w:t>
      </w:r>
    </w:p>
  </w:comment>
  <w:comment w:author="Autor desconhecido" w:id="8" w:date="2025-11-17T07:57:57Z"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Ainda vai ser revisto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