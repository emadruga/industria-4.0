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heading=h.itsal1c1wcr3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(D2) - Mapeamento secundário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xmugs2imqomz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Operations/Supply Chain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4tjnmmpplcxf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integração horizontal de sistemas de informação representa a capacidade de uma organização de conectar e sincronizar processos, dados e fluxos de trabalho entre diferentes unidades e parceiros da cadeia de valor — como fornecedores, produção, logística e clientes.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 modelos ACATECH e SIRI, essa integração é um eixo essencial da maturidade digital, complementando a integração vertical. Enquanto a integração vertical conecta os níveis hierárquicos internos (do chão de fábrica à gestão corporativa), a integração horizontal conecta funções e organizações distintas, garantindo continuidade e transparência nas operações de ponta a ponta.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Essa capacidade permite o compartilhamento automatizado e seguro de informações entre sistemas internos e externos (ERP, SCM, CRM, MES, plataformas de IoT, etc.), possibilitando coordenação ágil da cadeia de suprimentos, rastreabilidade global e resposta rápida a variações de demanda.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À medida que a maturidade evolui, a organização avança de trocas manuais e isoladas para ecossistemas digitais colaborativos, baseados em dados padronizados, interoperabilidade e inteligência analítica. Nos níveis mais altos, essa integração torna-se preditiva e adaptativa, permitindo que redes de valor inteiras reajam em tempo real a mudanças no mercado, na produção ou na logística.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8cuot0iinmgd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Interoperabilidade entre sistemas e parceiros da cadeia de valor;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ponta a ponta (end-to-end) dos processos operacionais;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Rastreabilidade e transparência interorganizacional;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Colaboração digital e gestão de ecossistemas;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Automação dos fluxos de informação e decisão entre parceiros;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Inteligência analítica da cadeia de suprimentos;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Adaptação em tempo real e resiliência colaborativa;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Governança e segurança de dados compartilhados.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0" w:firstLine="0"/>
        <w:rPr/>
      </w:pPr>
      <w:bookmarkStart w:colFirst="0" w:colLast="0" w:name="_heading=h.e97eutwzsu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0" w:firstLine="0"/>
        <w:rPr/>
      </w:pPr>
      <w:bookmarkStart w:colFirst="0" w:colLast="0" w:name="_heading=h.8kd8ph2ujrvw" w:id="5"/>
      <w:bookmarkEnd w:id="5"/>
      <w:r w:rsidDel="00000000" w:rsidR="00000000" w:rsidRPr="00000000">
        <w:rPr>
          <w:rtl w:val="0"/>
        </w:rPr>
        <w:t xml:space="preserve">Questão 1 – Conectividade e interoperabilidade entre sistemas e parceiros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os sistemas internos da organização (ERP, MES, SCM, CRM) estão integrados aos sistemas de fornecedores, distribuidores e clientes, permitindo troca automatizada e segura de informações?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4r3qth2fms20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094868301"/>
                <w:tag w:val="goog_rdk_1"/>
              </w:sdtPr>
              <w:sdtContent>
                <w:ins w:author="Cristiano" w:id="0" w:date="2025-11-16T17:54:27Z"/>
                <w:sdt>
                  <w:sdtPr>
                    <w:id w:val="120944647"/>
                    <w:tag w:val="goog_rdk_2"/>
                  </w:sdtPr>
                  <w:sdtContent>
                    <w:ins w:author="Cristiano" w:id="0" w:date="2025-11-16T17:54:27Z">
                      <w:r w:rsidDel="00000000" w:rsidR="00000000" w:rsidRPr="00000000">
                        <w:rPr>
                          <w:rtl w:val="0"/>
                          <w:rPrChange w:author="Cristiano" w:id="1" w:date="2025-11-16T17:54:27Z">
                            <w:rPr/>
                          </w:rPrChange>
                        </w:rPr>
                        <w:t xml:space="preserve">Integração horizontal</w:t>
                      </w:r>
                    </w:ins>
                  </w:sdtContent>
                </w:sdt>
                <w:ins w:author="Cristiano" w:id="0" w:date="2025-11-16T17:54:27Z"/>
              </w:sdtContent>
            </w:sdt>
            <w:sdt>
              <w:sdtPr>
                <w:id w:val="-1447549472"/>
                <w:tag w:val="goog_rdk_3"/>
              </w:sdtPr>
              <w:sdtContent>
                <w:del w:author="Cristiano" w:id="0" w:date="2025-11-16T17:54:27Z"/>
                <w:sdt>
                  <w:sdtPr>
                    <w:id w:val="1855620295"/>
                    <w:tag w:val="goog_rdk_4"/>
                  </w:sdtPr>
                  <w:sdtContent>
                    <w:del w:author="Cristiano" w:id="0" w:date="2025-11-16T17:54:27Z">
                      <w:r w:rsidDel="00000000" w:rsidR="00000000" w:rsidRPr="00000000">
                        <w:rPr>
                          <w:rtl w:val="0"/>
                          <w:rPrChange w:author="Cristiano" w:id="1" w:date="2025-11-16T17:54:27Z">
                            <w:rPr/>
                          </w:rPrChange>
                        </w:rPr>
                        <w:delText xml:space="preserve">Integração técnica e semântica entre sistemas internos e externos, com interoperabilidade de dados e conectividade contínua na cadeia de valor.</w:delText>
                      </w:r>
                    </w:del>
                  </w:sdtContent>
                </w:sdt>
                <w:del w:author="Cristiano" w:id="0" w:date="2025-11-16T17:54:27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ybc71bqlo48j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3dtqwje1k0tp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r5ddy1c43qm7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integração entre sistemas internos e externos; trocas de dados são manuais e ocasionais.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procedimentos formais de comunicação com parceiros, mas as trocas são feitas por e-mail, planilhas ou portais manuais.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trocas digitais pontuais via arquivos ou interfaces simples, com baixa automação.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corporativos (ERP, MES, SCM) estão conectados a parceiros principais, com atualizações automatizadas e regulares.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integração cobre a maioria dos parceiros; há monitoramento da qualidade dos dados e dashboards compartilhados.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conectividade é suportada por análises preditivas e automação inteligente, antecipando falhas e sincronizando processos.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interoperabilidade é total e autônoma; os sistemas interagem em tempo real com parceiros, ajustando fluxos de forma auto</w:t>
            </w:r>
            <w:sdt>
              <w:sdtPr>
                <w:id w:val="871588078"/>
                <w:tag w:val="goog_rdk_5"/>
              </w:sdtPr>
              <w:sdtContent>
                <w:ins w:author="Cristiano" w:id="2" w:date="2025-11-16T17:55:07Z">
                  <w:r w:rsidDel="00000000" w:rsidR="00000000" w:rsidRPr="00000000">
                    <w:rPr>
                      <w:rtl w:val="0"/>
                    </w:rPr>
                    <w:t xml:space="preserve">didatas</w:t>
                  </w:r>
                </w:ins>
              </w:sdtContent>
            </w:sdt>
            <w:sdt>
              <w:sdtPr>
                <w:id w:val="902633792"/>
                <w:tag w:val="goog_rdk_6"/>
              </w:sdtPr>
              <w:sdtContent>
                <w:del w:author="Cristiano" w:id="2" w:date="2025-11-16T17:55:07Z">
                  <w:r w:rsidDel="00000000" w:rsidR="00000000" w:rsidRPr="00000000">
                    <w:rPr>
                      <w:rtl w:val="0"/>
                    </w:rPr>
                    <w:delText xml:space="preserve">aprendente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vikugs5tczwd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arquitetura de integração entre ERP, MES e sistemas externos.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e registros de comunicação automatizada entre sistemas.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técnica de APIs, EDI ou middleware de integração.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consistência e desempenho de dados trocados.</w:t>
              <w:br w:type="textWrapping"/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parceiros integrados digitalmente.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de transações automatizadas na cadeia de valor.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atualização de dados entre empresas.</w:t>
            </w:r>
          </w:p>
          <w:sdt>
            <w:sdtPr>
              <w:id w:val="-888379386"/>
              <w:tag w:val="goog_rdk_8"/>
            </w:sdtPr>
            <w:sdtContent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40" w:before="240" w:line="240" w:lineRule="auto"/>
                  <w:ind w:left="720" w:right="0" w:hanging="360"/>
                  <w:jc w:val="left"/>
                  <w:rPr>
                    <w:ins w:author="Cristiano" w:id="3" w:date="2025-11-16T17:57:02Z"/>
                  </w:rPr>
                </w:pPr>
                <w:r w:rsidDel="00000000" w:rsidR="00000000" w:rsidRPr="00000000">
                  <w:rPr>
                    <w:rtl w:val="0"/>
                  </w:rPr>
                  <w:t xml:space="preserve">Taxa de erros em trocas de informações eletrônicas.</w:t>
                </w:r>
                <w:sdt>
                  <w:sdtPr>
                    <w:id w:val="2144580597"/>
                    <w:tag w:val="goog_rdk_7"/>
                  </w:sdtPr>
                  <w:sdtContent>
                    <w:ins w:author="Cristiano" w:id="3" w:date="2025-11-16T17:57:02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sdt>
              <w:sdtPr>
                <w:id w:val="-759502394"/>
                <w:tag w:val="goog_rdk_9"/>
              </w:sdtPr>
              <w:sdtContent>
                <w:ins w:author="Cristiano" w:id="3" w:date="2025-11-16T17:57:02Z"/>
                <w:sdt>
                  <w:sdtPr>
                    <w:id w:val="-1841547654"/>
                    <w:tag w:val="goog_rdk_10"/>
                  </w:sdtPr>
                  <w:sdtContent>
                    <w:ins w:author="Cristiano" w:id="3" w:date="2025-11-16T17:57:02Z">
                      <w:r w:rsidDel="00000000" w:rsidR="00000000" w:rsidRPr="00000000">
                        <w:rPr>
                          <w:rtl w:val="0"/>
                          <w:rPrChange w:author="Cristiano" w:id="4" w:date="2025-11-16T17:57:02Z">
                            <w:rPr/>
                          </w:rPrChange>
                        </w:rPr>
                        <w:t xml:space="preserve">Nível de profundidade da integração (Ex: % via API/tempo real vs. % via troca de arquivos/EDI em lote).</w:t>
                      </w:r>
                    </w:ins>
                  </w:sdtContent>
                </w:sdt>
                <w:ins w:author="Cristiano" w:id="3" w:date="2025-11-16T17:57:02Z"/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Comunicação manual, sem integração de sistemas.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Trocas formais, mas dependentes de processos manuais.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Integração digital limitada e não padronizada.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Conexões automatizadas com principais parceiros.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Padronização e controle da qualidade de dados integrados.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Automação inteligente e preditiva das comunicações.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Interoperabilidade autônoma e adaptativa em tempo real.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240"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TI, logística, produção e suprimentos.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rotinas de comunicação com fornecedores e clientes.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documentação técnica e logs de integração.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indicadores de desempenho da cadeia de valor integrada.</w:t>
              <w:br w:type="textWrapping"/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ind w:left="0" w:firstLine="0"/>
        <w:rPr/>
      </w:pPr>
      <w:bookmarkStart w:colFirst="0" w:colLast="0" w:name="_heading=h.gy93e1sftek0" w:id="11"/>
      <w:bookmarkEnd w:id="11"/>
      <w:r w:rsidDel="00000000" w:rsidR="00000000" w:rsidRPr="00000000">
        <w:rPr>
          <w:rtl w:val="0"/>
        </w:rPr>
        <w:t xml:space="preserve">Questão 2 – Sincronização ponta a ponta de processos operacionais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que ponto os processos de suprimento, produção, logística e entrega estão sincronizados digitalmente entre diferentes unidades e parceiros da cadeia?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z5pghzqjiq2e" w:id="12"/>
            <w:bookmarkEnd w:id="1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Habilidade de conectar e coordenar processos de ponta a ponta, assegurando fluxo contínuo e transparente de informações operacionais.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widowControl w:val="0"/>
              <w:jc w:val="center"/>
              <w:rPr/>
            </w:pPr>
            <w:bookmarkStart w:colFirst="0" w:colLast="0" w:name="_heading=h.7eho8rpo9txl" w:id="13"/>
            <w:bookmarkEnd w:id="1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o7bkbylkbkhk" w:id="14"/>
            <w:bookmarkEnd w:id="1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c7ie3l35rprj" w:id="15"/>
            <w:bookmarkEnd w:id="1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processos entre unidades e parceiros não são coordenados; as trocas de informação são manuais e reativas.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procedimentos formais de comunicação e controle, mas sem integração digital entre sistemas.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| Alguns processos são digitalizados, porém as trocas entre parceiros ainda dependem de intervenções manuais.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principais processos (suprimento, produção, entrega) estão conectados e atualizados digitalmente em intervalos regulares.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sincronização é quase em tempo real; os fluxos são monitorados por dashboards compartilhados entre parceiros.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utiliza análises preditivas para antecipar gargalos, ajustar prazos e otimizar a coordenação entre elos da cadeia.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sincronização é total e autônoma; os processos se ajustam dinamicamente em tempo real, com base em aprendizado contínuo.   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widowControl w:val="0"/>
              <w:rPr/>
            </w:pPr>
            <w:bookmarkStart w:colFirst="0" w:colLast="0" w:name="_heading=h.9c2bnlfv57fh" w:id="16"/>
            <w:bookmarkEnd w:id="1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Mapas e fluxogramas de processos ponta a ponta.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e registros de integração entre ERP, SCM e sistemas logísticos.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 operacionais compartilhados entre parceiros.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desempenho e indicadores de sincronização.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processos sincronizados digitalmente.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sdt>
              <w:sdtPr>
                <w:id w:val="-147001616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Tempo médio de atualização entre etapas da cadeia (fornecimento → produção → entrega).</w:t>
                </w:r>
              </w:sdtContent>
            </w:sdt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divergência entre planos e execução.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de visibilidade entre parceiros (quantos compartilham dados em tempo real).</w:t>
              <w:br w:type="textWrapping"/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Comunicação manual e reativa.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Processos formais, mas não integrados digitalmente.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Digitalização parcial e isolada.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Integração entre processos principais.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Monitoramento contínuo e dashboards compartilhados.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Sincronização preditiva e ajustes automáticos.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Adaptação autônoma e colaboração em tempo real.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0" w:before="240"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suprimentos, logística e produção.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prática de processos interdepartamentais.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logs de atualização de sistemas.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indicadores de sincronização entre parceiros.</w:t>
              <w:br w:type="textWrapping"/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ind w:left="0" w:firstLine="0"/>
        <w:rPr/>
      </w:pPr>
      <w:bookmarkStart w:colFirst="0" w:colLast="0" w:name="_heading=h.jhw5mbl53mba" w:id="17"/>
      <w:bookmarkEnd w:id="17"/>
      <w:r w:rsidDel="00000000" w:rsidR="00000000" w:rsidRPr="00000000">
        <w:rPr>
          <w:rtl w:val="0"/>
        </w:rPr>
        <w:t xml:space="preserve">Questão 3 – Rastreabilidade e transparência interorganizacional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grau a organização e seus parceiros mantêm rastreabilidade digital e visibilidade compartilhada sobre materiais, produtos e fluxos de informação?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edhbsvnbxf" w:id="18"/>
            <w:bookmarkEnd w:id="18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348327834"/>
                <w:tag w:val="goog_rdk_13"/>
              </w:sdtPr>
              <w:sdtContent>
                <w:ins w:author="Cristiano" w:id="5" w:date="2025-11-16T18:39:40Z"/>
                <w:sdt>
                  <w:sdtPr>
                    <w:id w:val="636050513"/>
                    <w:tag w:val="goog_rdk_14"/>
                  </w:sdtPr>
                  <w:sdtContent>
                    <w:ins w:author="Cristiano" w:id="5" w:date="2025-11-16T18:39:40Z">
                      <w:r w:rsidDel="00000000" w:rsidR="00000000" w:rsidRPr="00000000">
                        <w:rPr>
                          <w:rtl w:val="0"/>
                          <w:rPrChange w:author="Cristiano" w:id="6" w:date="2025-11-16T18:39:40Z">
                            <w:rPr/>
                          </w:rPrChange>
                        </w:rPr>
                        <w:t xml:space="preserve">Integração horizontal</w:t>
                      </w:r>
                    </w:ins>
                  </w:sdtContent>
                </w:sdt>
                <w:ins w:author="Cristiano" w:id="5" w:date="2025-11-16T18:39:40Z"/>
              </w:sdtContent>
            </w:sdt>
            <w:sdt>
              <w:sdtPr>
                <w:id w:val="-2146953431"/>
                <w:tag w:val="goog_rdk_15"/>
              </w:sdtPr>
              <w:sdtContent>
                <w:del w:author="Cristiano" w:id="5" w:date="2025-11-16T18:39:40Z"/>
                <w:sdt>
                  <w:sdtPr>
                    <w:id w:val="-353756380"/>
                    <w:tag w:val="goog_rdk_16"/>
                  </w:sdtPr>
                  <w:sdtContent>
                    <w:del w:author="Cristiano" w:id="5" w:date="2025-11-16T18:39:40Z">
                      <w:r w:rsidDel="00000000" w:rsidR="00000000" w:rsidRPr="00000000">
                        <w:rPr>
                          <w:rtl w:val="0"/>
                          <w:rPrChange w:author="Cristiano" w:id="6" w:date="2025-11-16T18:39:40Z">
                            <w:rPr/>
                          </w:rPrChange>
                        </w:rPr>
                        <w:delText xml:space="preserve">Rastreabilidade integrada e visibilidade colaborativa da cadeia de valor, com dados confiáveis e acessíveis entre diferentes organizações.</w:delText>
                      </w:r>
                    </w:del>
                  </w:sdtContent>
                </w:sdt>
                <w:del w:author="Cristiano" w:id="5" w:date="2025-11-16T18:39:40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widowControl w:val="0"/>
              <w:jc w:val="center"/>
              <w:rPr/>
            </w:pPr>
            <w:bookmarkStart w:colFirst="0" w:colLast="0" w:name="_heading=h.l8or5e2yayc2" w:id="19"/>
            <w:bookmarkEnd w:id="19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20yqdqg8ek6s" w:id="20"/>
            <w:bookmarkEnd w:id="20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tg34tfalr3n5" w:id="21"/>
            <w:bookmarkEnd w:id="21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mecanismos formais de rastreabilidade; as informações de fluxo são registradas manualmente e localmente.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registros internos de rastreamento, mas não há compartilhamento estruturado entre parceiros.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rastreabilidade é digital, porém restrita a etapas internas do processo produtivo.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rastreabilidade é digital e parcial entre parceiros diretos (ex.: fornecedor principal e cliente imediato).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/>
            </w:pPr>
            <w:sdt>
              <w:sdtPr>
                <w:id w:val="253764389"/>
                <w:tag w:val="goog_rdk_18"/>
              </w:sdtPr>
              <w:sdtContent>
                <w:del w:author="Cristiano" w:id="7" w:date="2025-11-16T18:39:48Z">
                  <w:r w:rsidDel="00000000" w:rsidR="00000000" w:rsidRPr="00000000">
                    <w:rPr>
                      <w:rtl w:val="0"/>
                    </w:rPr>
                    <w:delText xml:space="preserve">|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Há rastreabilidade ponta a ponta, com dados compartilhados em painéis comuns e validações automáticas.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rastreabilidade inclui análises preditivas para detectar anomalias, falhas ou riscos na cadeia.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rede é totalmente transparente e autônoma; a rastreabilidade é dinâmica, em tempo real e autoajustável.       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2"/>
              <w:widowControl w:val="0"/>
              <w:rPr/>
            </w:pPr>
            <w:bookmarkStart w:colFirst="0" w:colLast="0" w:name="_heading=h.3gusjwgd11q5" w:id="22"/>
            <w:bookmarkEnd w:id="22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lotes, ordens de produção e rastreabilidade.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integração entre ERP, SCM, PLM e sistemas de transporte.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 de rastreamento e relatórios de conformidade.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de controle de qualidade e certificações de origem.</w:t>
              <w:br w:type="textWrapping"/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produtos ou processos com rastreabilidade digital completa.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identificação de origem e destino de itens.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parceiros que compartilham dados de rastreamento.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inconsistência ou falhas detectadas na cadeia de rastreamento.</w:t>
              <w:br w:type="textWrapping"/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Registros manuais e fragmentados.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Rastreabilidade formal, mas local.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Dados digitais internos.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Integração parcial entre alguns parceiros.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Rastreabilidade ponta a ponta digital e validada.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Análise preditiva de falhas e anomalias.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Transparência autônoma, integrada e em tempo real.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before="24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produção, logística, qualidade e compliance.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documental de relatórios de rastreamento e auditorias.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prática de sistemas de rastreamento interorganizacional.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logs de integração e plataformas colaborativas.</w:t>
              <w:br w:type="textWrapping"/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ind w:left="0" w:firstLine="0"/>
        <w:rPr/>
      </w:pPr>
      <w:bookmarkStart w:colFirst="0" w:colLast="0" w:name="_heading=h.cht0or7tckxb" w:id="23"/>
      <w:bookmarkEnd w:id="23"/>
      <w:r w:rsidDel="00000000" w:rsidR="00000000" w:rsidRPr="00000000">
        <w:rPr>
          <w:rtl w:val="0"/>
        </w:rPr>
        <w:t xml:space="preserve">Questão 4 – Colaboração digital e tomada de decisão compartilhada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a organização utiliza plataformas digitais ou sistemas colaborativos para troca de informações, planejamento conjunto e coordenação com fornecedores e clientes?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192931c57yuq" w:id="24"/>
            <w:bookmarkEnd w:id="24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-2060038323"/>
                <w:tag w:val="goog_rdk_20"/>
              </w:sdtPr>
              <w:sdtContent>
                <w:ins w:author="Cristiano" w:id="8" w:date="2025-11-16T18:40:16Z"/>
                <w:sdt>
                  <w:sdtPr>
                    <w:id w:val="-473482156"/>
                    <w:tag w:val="goog_rdk_21"/>
                  </w:sdtPr>
                  <w:sdtContent>
                    <w:ins w:author="Cristiano" w:id="8" w:date="2025-11-16T18:40:16Z">
                      <w:r w:rsidDel="00000000" w:rsidR="00000000" w:rsidRPr="00000000">
                        <w:rPr>
                          <w:rtl w:val="0"/>
                          <w:rPrChange w:author="Cristiano" w:id="9" w:date="2025-11-16T18:40:16Z">
                            <w:rPr/>
                          </w:rPrChange>
                        </w:rPr>
                        <w:t xml:space="preserve">Integração horizontal</w:t>
                      </w:r>
                    </w:ins>
                  </w:sdtContent>
                </w:sdt>
                <w:ins w:author="Cristiano" w:id="8" w:date="2025-11-16T18:40:16Z"/>
              </w:sdtContent>
            </w:sdt>
            <w:sdt>
              <w:sdtPr>
                <w:id w:val="2087792189"/>
                <w:tag w:val="goog_rdk_22"/>
              </w:sdtPr>
              <w:sdtContent>
                <w:del w:author="Cristiano" w:id="8" w:date="2025-11-16T18:40:16Z"/>
                <w:sdt>
                  <w:sdtPr>
                    <w:id w:val="-741405506"/>
                    <w:tag w:val="goog_rdk_23"/>
                  </w:sdtPr>
                  <w:sdtContent>
                    <w:del w:author="Cristiano" w:id="8" w:date="2025-11-16T18:40:16Z">
                      <w:r w:rsidDel="00000000" w:rsidR="00000000" w:rsidRPr="00000000">
                        <w:rPr>
                          <w:rtl w:val="0"/>
                          <w:rPrChange w:author="Cristiano" w:id="9" w:date="2025-11-16T18:40:16Z">
                            <w:rPr/>
                          </w:rPrChange>
                        </w:rPr>
                        <w:delText xml:space="preserve">Nível de maturidade na adoção de sistemas colaborativos e mecanismos de co-decisão digital entre diferentes elos da cadeia de valor, com base em dados compartilhados e atualizados automaticamente.</w:delText>
                      </w:r>
                    </w:del>
                  </w:sdtContent>
                </w:sdt>
                <w:del w:author="Cristiano" w:id="8" w:date="2025-11-16T18:40:16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widowControl w:val="0"/>
              <w:jc w:val="center"/>
              <w:rPr/>
            </w:pPr>
            <w:bookmarkStart w:colFirst="0" w:colLast="0" w:name="_heading=h.mzo31zcgjzst" w:id="25"/>
            <w:bookmarkEnd w:id="25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e2g4d1ozff1c" w:id="26"/>
            <w:bookmarkEnd w:id="26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req7x4w944i7" w:id="27"/>
            <w:bookmarkEnd w:id="27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colaboração entre parceiros ocorre de forma informal, sem sistemas digitais estruturados.                 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reuniões e trocas de informações regulares, mas sem integração digital entre plataformas.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comunicação é realizada por ferramentas digitais isoladas (e-mail, planilhas, portais).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uso de plataformas digitais colaborativas para planejamento e execução conjunta de processos.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colaboração digital inclui compartilhamento de dados em dashboards e mecanismos de validação conjunta de decisões.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processo de co-decisão é suportado por análises preditivas e automação parcial de fluxos de aprovação.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colaboração é autônoma e contínua; sistemas e parceiros tomam decisões coordenadas em tempo real com base em dados inteligentes. 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widowControl w:val="0"/>
              <w:rPr/>
            </w:pPr>
            <w:bookmarkStart w:colFirst="0" w:colLast="0" w:name="_heading=h.g7u09hje2ywx" w:id="28"/>
            <w:bookmarkEnd w:id="28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uso de plataformas colaborativas (portais B2B, SCM, CRM).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reuniões digitais e processos de aprovação conjunta.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integração de dados compartilhados.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decisões conjuntas e planos de ação colaborativos.</w:t>
              <w:br w:type="textWrapping"/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processos gerenciados por plataformas colaborativas.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para tomada de decisão conjunta.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de participação dos parceiros em decisões críticas.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Grau de automação dos fluxos de aprovação interorganizacionais.</w:t>
              <w:br w:type="textWrapping"/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Comunicação informal e não registrada.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Processos de decisão formais, mas sem digitalização.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Uso de ferramentas digitais isoladas.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Plataforma colaborativa implementada.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Dashboards compartilhados e decisões monitoradas.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Suporte analítico preditivo a decisões conjuntas.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Co-decisão automatizada e adaptativa em tempo real.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0" w:before="240"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logística, suprimentos, TI e planejamento.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registros de plataformas colaborativas e logs de comunicação.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rotinas de tomada de decisão em rede.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indicadores de desempenho colaborativo.</w:t>
              <w:br w:type="textWrapping"/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ind w:left="0" w:firstLine="0"/>
        <w:rPr/>
      </w:pPr>
      <w:bookmarkStart w:colFirst="0" w:colLast="0" w:name="_heading=h.hn551g75ry1i" w:id="29"/>
      <w:bookmarkEnd w:id="29"/>
      <w:r w:rsidDel="00000000" w:rsidR="00000000" w:rsidRPr="00000000">
        <w:rPr>
          <w:rtl w:val="0"/>
        </w:rPr>
        <w:t xml:space="preserve">Questão 5 – Automação e inteligência analítica da cadeia de valor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que ponto a empresa aplica análise de dados e algoritmos preditivos para automatizar a coordenação entre unidades internas e parceiros externos, antecipando demandas e riscos?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m573a7npw3e5" w:id="30"/>
            <w:bookmarkEnd w:id="3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-1824877658"/>
                <w:tag w:val="goog_rdk_25"/>
              </w:sdtPr>
              <w:sdtContent>
                <w:ins w:author="Cristiano" w:id="10" w:date="2025-11-16T18:42:09Z"/>
                <w:sdt>
                  <w:sdtPr>
                    <w:id w:val="1694085162"/>
                    <w:tag w:val="goog_rdk_26"/>
                  </w:sdtPr>
                  <w:sdtContent>
                    <w:ins w:author="Cristiano" w:id="10" w:date="2025-11-16T18:42:09Z">
                      <w:r w:rsidDel="00000000" w:rsidR="00000000" w:rsidRPr="00000000">
                        <w:rPr>
                          <w:rtl w:val="0"/>
                          <w:rPrChange w:author="Cristiano" w:id="11" w:date="2025-11-16T18:42:09Z">
                            <w:rPr/>
                          </w:rPrChange>
                        </w:rPr>
                        <w:t xml:space="preserve">Integração horizontal</w:t>
                      </w:r>
                    </w:ins>
                  </w:sdtContent>
                </w:sdt>
                <w:ins w:author="Cristiano" w:id="10" w:date="2025-11-16T18:42:09Z"/>
              </w:sdtContent>
            </w:sdt>
            <w:sdt>
              <w:sdtPr>
                <w:id w:val="321968389"/>
                <w:tag w:val="goog_rdk_27"/>
              </w:sdtPr>
              <w:sdtContent>
                <w:del w:author="Cristiano" w:id="10" w:date="2025-11-16T18:42:09Z"/>
                <w:sdt>
                  <w:sdtPr>
                    <w:id w:val="-1949470045"/>
                    <w:tag w:val="goog_rdk_28"/>
                  </w:sdtPr>
                  <w:sdtContent>
                    <w:del w:author="Cristiano" w:id="10" w:date="2025-11-16T18:42:09Z">
                      <w:r w:rsidDel="00000000" w:rsidR="00000000" w:rsidRPr="00000000">
                        <w:rPr>
                          <w:rtl w:val="0"/>
                          <w:rPrChange w:author="Cristiano" w:id="11" w:date="2025-11-16T18:42:09Z">
                            <w:rPr/>
                          </w:rPrChange>
                        </w:rPr>
                        <w:delText xml:space="preserve">Grau de utilização de inteligência analítica e automação para prever, planejar e ajustar processos horizontalmente, de forma a otimizar desempenho e sincronização da cadeia de valor.</w:delText>
                      </w:r>
                    </w:del>
                  </w:sdtContent>
                </w:sdt>
                <w:del w:author="Cristiano" w:id="10" w:date="2025-11-16T18:42:09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2"/>
              <w:widowControl w:val="0"/>
              <w:jc w:val="center"/>
              <w:rPr/>
            </w:pPr>
            <w:bookmarkStart w:colFirst="0" w:colLast="0" w:name="_heading=h.7kcvin8mzedl" w:id="31"/>
            <w:bookmarkEnd w:id="3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n5fjfmxfhqv7" w:id="32"/>
            <w:bookmarkEnd w:id="3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rvrcb6qj3tf2" w:id="33"/>
            <w:bookmarkEnd w:id="3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decisões da cadeia de suprimentos são manuais e baseadas em relatórios históricos.</w:t>
            </w:r>
            <w:sdt>
              <w:sdtPr>
                <w:id w:val="-777384987"/>
                <w:tag w:val="goog_rdk_29"/>
              </w:sdtPr>
              <w:sdtContent>
                <w:del w:author="Cristiano" w:id="12" w:date="2025-11-16T18:44:40Z">
                  <w:r w:rsidDel="00000000" w:rsidR="00000000" w:rsidRPr="00000000">
                    <w:rPr>
                      <w:rtl w:val="0"/>
                    </w:rPr>
                    <w:delText xml:space="preserve">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relatórios e análises básicas de dados, sem integração entre áreas ou parceiros.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30662453"/>
                <w:tag w:val="goog_rdk_31"/>
              </w:sdtPr>
              <w:sdtContent>
                <w:del w:author="Cristiano" w:id="13" w:date="2025-11-16T18:44:44Z">
                  <w:r w:rsidDel="00000000" w:rsidR="00000000" w:rsidRPr="00000000">
                    <w:rPr>
                      <w:rtl w:val="0"/>
                    </w:rPr>
                    <w:delText xml:space="preserve">|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As análises são realizadas em sistemas digitais, mas os dados permanecem isolados e a automação é limitada.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planejamento e execução (ERP, SCM, MES) compartilham dados analíticos básicos entre as principais unidades.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utiliza ferramentas analíticas integradas para diagnóstico e otimização dos processos logísticos e produtivos.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Modelos preditivos e algoritmos de IA antecipam demandas e riscos, ajustando automaticamente processos operacionais.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cadeia de valor opera de forma autônoma e cognitiva, com aprendizado contínuo e decisões automáticas em tempo real.      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widowControl w:val="0"/>
              <w:rPr/>
            </w:pPr>
            <w:bookmarkStart w:colFirst="0" w:colLast="0" w:name="_heading=h.xirbpm8lig62" w:id="34"/>
            <w:bookmarkEnd w:id="3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analíticos e dashboards integrados (BI, SCM, ERP).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automação e decisões geradas por IA.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Modelos preditivos implementados (previsão de demanda, manutenção, logística).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técnica de sistemas de análise e aprendizado de máquina.</w:t>
              <w:br w:type="textWrapping"/>
            </w:r>
          </w:p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decisões automatizadas na cadeia de valor.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Precisão dos modelos preditivos utilizados.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Redução de falhas e desvios operacionais detectados antecipadamente.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resposta a variações de demanda.</w:t>
              <w:br w:type="textWrapping"/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Decisões reativas e manuais.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Relatórios básicos sem integração.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Dados digitais, mas isolados.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Análises integradas entre áreas principais.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Diagnósticos e otimização digital integrada.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Modelos preditivos e automação de ajustes.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Operação cognitiva e autônoma em tempo real.</w:t>
            </w:r>
          </w:p>
          <w:p w:rsidR="00000000" w:rsidDel="00000000" w:rsidP="00000000" w:rsidRDefault="00000000" w:rsidRPr="00000000" w14:paraId="0000011B">
            <w:pPr>
              <w:widowControl w:val="0"/>
              <w:spacing w:after="0" w:before="240"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áreas de planejamento, TI, logística e suprimentos.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Verificação dos sistemas de análise de dados e IA utilizados.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relatórios de desempenho e predição de eventos.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logs de automação e respostas em tempo real.</w:t>
              <w:br w:type="textWrapping"/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ind w:left="0" w:firstLine="0"/>
        <w:rPr/>
      </w:pPr>
      <w:bookmarkStart w:colFirst="0" w:colLast="0" w:name="_heading=h.ugytg1ngubea" w:id="35"/>
      <w:bookmarkEnd w:id="35"/>
      <w:r w:rsidDel="00000000" w:rsidR="00000000" w:rsidRPr="00000000">
        <w:rPr>
          <w:rtl w:val="0"/>
        </w:rPr>
        <w:t xml:space="preserve">Questão 6 – Resiliência e adaptação colaborativa em tempo real</w:t>
      </w:r>
    </w:p>
    <w:sdt>
      <w:sdtPr>
        <w:lock w:val="contentLocked"/>
        <w:id w:val="929245705"/>
        <w:tag w:val="goog_rdk_38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 que medida a organização e seus parceiros são capazes de reagir de forma autônoma e coordenada a eventos inesperados</w:t>
                </w:r>
                <w:sdt>
                  <w:sdtPr>
                    <w:id w:val="-1363357775"/>
                    <w:tag w:val="goog_rdk_32"/>
                  </w:sdtPr>
                  <w:sdtContent>
                    <w:del w:author="Cristiano" w:id="14" w:date="2025-11-16T18:46:13Z">
                      <w:r w:rsidDel="00000000" w:rsidR="00000000" w:rsidRPr="00000000">
                        <w:rPr>
                          <w:rtl w:val="0"/>
                        </w:rPr>
                        <w:delText xml:space="preserve"> (como atrasos, falhas ou variações de demanda), com base em dados integrados em tempo real</w:delText>
                      </w:r>
                    </w:del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7t52va66z8yf" w:id="36"/>
                <w:bookmarkEnd w:id="36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jc w:val="left"/>
                  <w:rPr/>
                </w:pPr>
                <w:sdt>
                  <w:sdtPr>
                    <w:id w:val="1871450149"/>
                    <w:tag w:val="goog_rdk_34"/>
                  </w:sdtPr>
                  <w:sdtContent>
                    <w:ins w:author="Cristiano" w:id="15" w:date="2025-11-16T18:45:39Z"/>
                    <w:sdt>
                      <w:sdtPr>
                        <w:id w:val="1729693935"/>
                        <w:tag w:val="goog_rdk_35"/>
                      </w:sdtPr>
                      <w:sdtContent>
                        <w:ins w:author="Cristiano" w:id="15" w:date="2025-11-16T18:45:39Z">
                          <w:r w:rsidDel="00000000" w:rsidR="00000000" w:rsidRPr="00000000">
                            <w:rPr>
                              <w:rtl w:val="0"/>
                              <w:rPrChange w:author="Cristiano" w:id="16" w:date="2025-11-16T18:45:39Z">
                                <w:rPr/>
                              </w:rPrChange>
                            </w:rPr>
                            <w:t xml:space="preserve">Integração horizontal.</w:t>
                          </w:r>
                        </w:ins>
                      </w:sdtContent>
                    </w:sdt>
                    <w:ins w:author="Cristiano" w:id="15" w:date="2025-11-16T18:45:39Z"/>
                  </w:sdtContent>
                </w:sdt>
                <w:sdt>
                  <w:sdtPr>
                    <w:id w:val="1088163387"/>
                    <w:tag w:val="goog_rdk_36"/>
                  </w:sdtPr>
                  <w:sdtContent>
                    <w:del w:author="Cristiano" w:id="15" w:date="2025-11-16T18:45:39Z"/>
                    <w:sdt>
                      <w:sdtPr>
                        <w:id w:val="-637333727"/>
                        <w:tag w:val="goog_rdk_37"/>
                      </w:sdtPr>
                      <w:sdtContent>
                        <w:del w:author="Cristiano" w:id="15" w:date="2025-11-16T18:45:39Z">
                          <w:r w:rsidDel="00000000" w:rsidR="00000000" w:rsidRPr="00000000">
                            <w:rPr>
                              <w:rtl w:val="0"/>
                              <w:rPrChange w:author="Cristiano" w:id="16" w:date="2025-11-16T18:45:39Z">
                                <w:rPr/>
                              </w:rPrChange>
                            </w:rPr>
                            <w:delText xml:space="preserve">Capacidade coletiva e adaptativa da rede de valor de se reorganizar automaticamente frente a mudanças, mantendo desempenho e continuidade operacional.</w:delText>
                          </w:r>
                        </w:del>
                      </w:sdtContent>
                    </w:sdt>
                    <w:del w:author="Cristiano" w:id="15" w:date="2025-11-16T18:45:39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22292768"/>
        <w:tag w:val="goog_rdk_53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e6zvgeko2yd2" w:id="37"/>
                <w:bookmarkEnd w:id="37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lypwiorady06" w:id="38"/>
                <w:bookmarkEnd w:id="38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eakpm9a56ama" w:id="39"/>
                <w:bookmarkEnd w:id="39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 organização reage de forma manual e isolada a eventos imprevistos, sem coordenação com parceiros.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planos de contingência documentados, mas sem suporte digital nem comunicação automatizada.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registro digital de eventos e respostas, mas a reação ainda depende de intervenção humana.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Os sistemas internos e de parceiros trocam informações automaticamente, permitindo resposta coordenada básica.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monitoramento é contínuo; alertas e recomendações automáticas suportam decisões de mitigação colaborativas.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jc w:val="center"/>
                  <w:rPr/>
                </w:pPr>
                <w:sdt>
                  <w:sdtPr>
                    <w:id w:val="797746766"/>
                    <w:tag w:val="goog_rdk_40"/>
                  </w:sdtPr>
                  <w:sdtContent>
                    <w:ins w:author="Cristiano" w:id="17" w:date="2025-11-16T18:46:49Z"/>
                    <w:sdt>
                      <w:sdtPr>
                        <w:id w:val="1656832218"/>
                        <w:tag w:val="goog_rdk_41"/>
                      </w:sdtPr>
                      <w:sdtContent>
                        <w:ins w:author="Cristiano" w:id="17" w:date="2025-11-16T18:46:49Z">
                          <w:r w:rsidDel="00000000" w:rsidR="00000000" w:rsidRPr="00000000">
                            <w:rPr>
                              <w:rtl w:val="0"/>
                              <w:rPrChange w:author="Cristiano" w:id="18" w:date="2025-11-16T18:46:49Z">
                                <w:rPr/>
                              </w:rPrChange>
                            </w:rPr>
                            <w:t xml:space="preserve">Alertas de eventos (previstos pela Q5 ou inesperados) disparam </w:t>
                          </w:r>
                        </w:ins>
                      </w:sdtContent>
                    </w:sdt>
                    <w:ins w:author="Cristiano" w:id="17" w:date="2025-11-16T18:46:49Z">
                      <w:sdt>
                        <w:sdtPr>
                          <w:id w:val="-1124076620"/>
                          <w:tag w:val="goog_rdk_42"/>
                        </w:sdtPr>
                        <w:sdtContent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  <w:rPrChange w:author="Cristiano" w:id="18" w:date="2025-11-16T18:46:49Z">
                                <w:rPr/>
                              </w:rPrChange>
                            </w:rPr>
                            <w:t xml:space="preserve">reconfigurações de fluxo semi-automáticas</w:t>
                          </w:r>
                        </w:sdtContent>
                      </w:sdt>
                      <w:sdt>
                        <w:sdtPr>
                          <w:id w:val="1987112273"/>
                          <w:tag w:val="goog_rdk_43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18" w:date="2025-11-16T18:46:49Z">
                                <w:rPr/>
                              </w:rPrChange>
                            </w:rPr>
                            <w:t xml:space="preserve">, com validação humana para mitigar o impacto e coordenar parceiros.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-736916423"/>
                    <w:tag w:val="goog_rdk_44"/>
                  </w:sdtPr>
                  <w:sdtContent>
                    <w:del w:author="Cristiano" w:id="17" w:date="2025-11-16T18:46:49Z"/>
                    <w:sdt>
                      <w:sdtPr>
                        <w:id w:val="925014356"/>
                        <w:tag w:val="goog_rdk_45"/>
                      </w:sdtPr>
                      <w:sdtContent>
                        <w:del w:author="Cristiano" w:id="17" w:date="2025-11-16T18:46:49Z">
                          <w:r w:rsidDel="00000000" w:rsidR="00000000" w:rsidRPr="00000000">
                            <w:rPr>
                              <w:rtl w:val="0"/>
                              <w:rPrChange w:author="Cristiano" w:id="18" w:date="2025-11-16T18:46:49Z">
                                <w:rPr/>
                              </w:rPrChange>
                            </w:rPr>
                            <w:delText xml:space="preserve">Modelos analíticos preveem interrupções e reconfiguram fluxos de forma quase autônoma.</w:delText>
                          </w:r>
                        </w:del>
                      </w:sdtContent>
                    </w:sdt>
                    <w:del w:author="Cristiano" w:id="17" w:date="2025-11-16T18:46:49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jc w:val="center"/>
                  <w:rPr/>
                </w:pPr>
                <w:sdt>
                  <w:sdtPr>
                    <w:id w:val="449174597"/>
                    <w:tag w:val="goog_rdk_47"/>
                  </w:sdtPr>
                  <w:sdtContent>
                    <w:ins w:author="Cristiano" w:id="19" w:date="2025-11-16T18:47:05Z"/>
                    <w:sdt>
                      <w:sdtPr>
                        <w:id w:val="-508039384"/>
                        <w:tag w:val="goog_rdk_48"/>
                      </w:sdtPr>
                      <w:sdtContent>
                        <w:ins w:author="Cristiano" w:id="19" w:date="2025-11-16T18:47:05Z">
                          <w:r w:rsidDel="00000000" w:rsidR="00000000" w:rsidRPr="00000000">
                            <w:rPr>
                              <w:rtl w:val="0"/>
                              <w:rPrChange w:author="Cristiano" w:id="20" w:date="2025-11-16T18:47:05Z">
                                <w:rPr/>
                              </w:rPrChange>
                            </w:rPr>
                            <w:t xml:space="preserve">A rede de valor demonstra </w:t>
                          </w:r>
                        </w:ins>
                      </w:sdtContent>
                    </w:sdt>
                    <w:ins w:author="Cristiano" w:id="19" w:date="2025-11-16T18:47:05Z">
                      <w:sdt>
                        <w:sdtPr>
                          <w:id w:val="612284156"/>
                          <w:tag w:val="goog_rdk_49"/>
                        </w:sdtPr>
                        <w:sdtContent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  <w:rPrChange w:author="Cristiano" w:id="20" w:date="2025-11-16T18:47:05Z">
                                <w:rPr/>
                              </w:rPrChange>
                            </w:rPr>
                            <w:t xml:space="preserve">auto-organização</w:t>
                          </w:r>
                        </w:sdtContent>
                      </w:sdt>
                      <w:sdt>
                        <w:sdtPr>
                          <w:id w:val="658479524"/>
                          <w:tag w:val="goog_rdk_50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20" w:date="2025-11-16T18:47:05Z">
                                <w:rPr/>
                              </w:rPrChange>
                            </w:rPr>
                            <w:t xml:space="preserve">: reage a disrupções em tempo real de forma autônoma, redistribuindo recursos e funções na cadeia de forma colaborativa e aprendendo com o evento.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-685653729"/>
                    <w:tag w:val="goog_rdk_51"/>
                  </w:sdtPr>
                  <w:sdtContent>
                    <w:del w:author="Cristiano" w:id="19" w:date="2025-11-16T18:47:05Z"/>
                    <w:sdt>
                      <w:sdtPr>
                        <w:id w:val="-2083943908"/>
                        <w:tag w:val="goog_rdk_52"/>
                      </w:sdtPr>
                      <w:sdtContent>
                        <w:del w:author="Cristiano" w:id="19" w:date="2025-11-16T18:47:05Z">
                          <w:r w:rsidDel="00000000" w:rsidR="00000000" w:rsidRPr="00000000">
                            <w:rPr>
                              <w:rtl w:val="0"/>
                              <w:rPrChange w:author="Cristiano" w:id="20" w:date="2025-11-16T18:47:05Z">
                                <w:rPr/>
                              </w:rPrChange>
                            </w:rPr>
                            <w:delText xml:space="preserve">A rede de valor é totalmente autônoma, aprendendo e reagindo em tempo real a mudanças, com redistribuição automática de recursos e funções.</w:delText>
                          </w:r>
                        </w:del>
                      </w:sdtContent>
                    </w:sdt>
                    <w:del w:author="Cristiano" w:id="19" w:date="2025-11-16T18:47:05Z"/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7252250"/>
        <w:tag w:val="goog_rdk_54"/>
      </w:sdtPr>
      <w:sdtContent>
        <w:tbl>
          <w:tblPr>
            <w:tblStyle w:val="Table2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pStyle w:val="Heading2"/>
                  <w:widowControl w:val="0"/>
                  <w:rPr/>
                </w:pPr>
                <w:bookmarkStart w:colFirst="0" w:colLast="0" w:name="_heading=h.62l9jderb89w" w:id="40"/>
                <w:bookmarkEnd w:id="40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incidentes e respostas operacionais.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Logs de monitoramento em tempo real (SCM, ERP, IoT, sistemas logísticos).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Modelos de simulação e análise preditiva de riscos.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Protocolos de contingência automatizados e dashboards de controle.</w:t>
                  <w:br w:type="textWrapping"/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médio de resposta a eventos disruptivos.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processos recuperados automaticamente.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falhas mitigadas antes do impacto.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Nível de integração de dados em alertas e planos de reação.</w:t>
                  <w:br w:type="textWrapping"/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Reações manuais e locais.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Planos de contingência formais, sem integração.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Monitoramento digital, mas reações manuais.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Coordenação automatizada entre unidades.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0"/>
                    <w:numId w:val="3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Alertas e recomendações automáticas.</w:t>
                </w:r>
              </w:p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40" w:before="240" w:line="240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Previsão de eventos e reconfiguração automática.</w:t>
                </w:r>
              </w:p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40" w:before="240" w:line="240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Resposta adaptativa autônoma e colaborativa.</w:t>
                </w:r>
              </w:p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40" w:before="240" w:line="240" w:lineRule="auto"/>
                  <w:ind w:left="72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de cadeia de suprimentos, TI e operações.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registros de eventos e respostas operacionais.</w:t>
                </w:r>
              </w:p>
              <w:p w:rsidR="00000000" w:rsidDel="00000000" w:rsidP="00000000" w:rsidRDefault="00000000" w:rsidRPr="00000000" w14:paraId="00000153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testes de contingência ou simulações.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Avaliação de logs e dashboards de sistemas de monitoramento.</w:t>
                  <w:br w:type="textWrapping"/>
                </w:r>
              </w:p>
            </w:tc>
          </w:tr>
        </w:tbl>
      </w:sdtContent>
    </w:sdt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dt>
      <w:sdtPr>
        <w:id w:val="1982670767"/>
        <w:tag w:val="goog_rdk_58"/>
      </w:sdtPr>
      <w:sdtContent>
        <w:p w:rsidR="00000000" w:rsidDel="00000000" w:rsidP="00000000" w:rsidRDefault="00000000" w:rsidRPr="00000000" w14:paraId="00000157">
          <w:pPr>
            <w:rPr>
              <w:ins w:author="Cristiano" w:id="21" w:date="2025-11-16T18:47:48Z"/>
              <w:b w:val="1"/>
              <w:bCs w:val="1"/>
              <w:rPrChange w:author="Cristiano" w:id="22" w:date="2025-11-16T18:47:48Z">
                <w:rPr/>
              </w:rPrChange>
            </w:rPr>
          </w:pPr>
          <w:sdt>
            <w:sdtPr>
              <w:id w:val="1257276875"/>
              <w:tag w:val="goog_rdk_56"/>
            </w:sdtPr>
            <w:sdtContent>
              <w:ins w:author="Cristiano" w:id="21" w:date="2025-11-16T18:47:48Z">
                <w:r w:rsidDel="00000000" w:rsidR="00000000" w:rsidRPr="00000000">
                  <w:br w:type="page"/>
                </w:r>
              </w:ins>
              <w:sdt>
                <w:sdtPr>
                  <w:id w:val="1282685623"/>
                  <w:tag w:val="goog_rdk_57"/>
                </w:sdtPr>
                <w:sdtContent>
                  <w:ins w:author="Cristiano" w:id="21" w:date="2025-11-16T18:47:48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21" w:date="2025-11-16T18:47:48Z"/>
            </w:sdtContent>
          </w:sdt>
        </w:p>
      </w:sdtContent>
    </w:sdt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4lkzawnflusr" w:id="41"/>
            <w:bookmarkEnd w:id="41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id w:val="-1309781051"/>
              <w:tag w:val="goog_rdk_63"/>
            </w:sdtPr>
            <w:sdtContent>
              <w:p w:rsidR="00000000" w:rsidDel="00000000" w:rsidP="00000000" w:rsidRDefault="00000000" w:rsidRPr="00000000" w14:paraId="0000015A">
                <w:pPr>
                  <w:widowControl w:val="0"/>
                  <w:spacing w:after="240" w:before="240" w:line="240" w:lineRule="auto"/>
                  <w:jc w:val="left"/>
                  <w:rPr>
                    <w:ins w:author="Cristiano" w:id="23" w:date="2025-11-16T18:48:05Z"/>
                    <w:rPrChange w:author="Cristiano" w:id="24" w:date="2025-11-16T18:48:05Z">
                      <w:rPr/>
                    </w:rPrChange>
                  </w:rPr>
                </w:pPr>
                <w:sdt>
                  <w:sdtPr>
                    <w:id w:val="1753328768"/>
                    <w:tag w:val="goog_rdk_60"/>
                  </w:sdtPr>
                  <w:sdtContent>
                    <w:ins w:author="Cristiano" w:id="23" w:date="2025-11-16T18:48:05Z"/>
                    <w:sdt>
                      <w:sdtPr>
                        <w:id w:val="-1702492312"/>
                        <w:tag w:val="goog_rdk_61"/>
                      </w:sdtPr>
                      <w:sdtContent>
                        <w:ins w:author="Cristiano" w:id="23" w:date="2025-11-16T18:48:05Z"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  <w:rPrChange w:author="Cristiano" w:id="24" w:date="2025-11-16T18:48:05Z">
                                <w:rPr/>
                              </w:rPrChange>
                            </w:rPr>
                            <w:t xml:space="preserve">API (Application Programming Interface): </w:t>
                          </w:r>
                        </w:ins>
                      </w:sdtContent>
                    </w:sdt>
                    <w:ins w:author="Cristiano" w:id="23" w:date="2025-11-16T18:48:05Z">
                      <w:sdt>
                        <w:sdtPr>
                          <w:id w:val="4953487"/>
                          <w:tag w:val="goog_rdk_62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24" w:date="2025-11-16T18:48:05Z">
                                <w:rPr/>
                              </w:rPrChange>
                            </w:rPr>
                            <w:t xml:space="preserve">Interface de programação de aplicações. Um conjunto de regras e protocolos que permite que diferentes sistemas de software "conversem" entre si e troquem dados de forma automatizada, segura e padronizada. É a base da conectividade moderna em tempo real.</w:t>
                          </w:r>
                        </w:sdtContent>
                      </w:sdt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15B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Adaptação colaborativa:</w:t>
            </w:r>
            <w:r w:rsidDel="00000000" w:rsidR="00000000" w:rsidRPr="00000000">
              <w:rPr>
                <w:rtl w:val="0"/>
              </w:rPr>
              <w:t xml:space="preserve"> Ajuste coordenado de processos entre múltiplas organizações da cadeia de valor.</w:t>
            </w:r>
          </w:p>
          <w:p w:rsidR="00000000" w:rsidDel="00000000" w:rsidP="00000000" w:rsidRDefault="00000000" w:rsidRPr="00000000" w14:paraId="0000015C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 (Business-to-Business):</w:t>
            </w:r>
            <w:r w:rsidDel="00000000" w:rsidR="00000000" w:rsidRPr="00000000">
              <w:rPr>
                <w:rtl w:val="0"/>
              </w:rPr>
              <w:t xml:space="preserve"> Relação comercial direta entre empresas.</w:t>
            </w:r>
          </w:p>
          <w:p w:rsidR="00000000" w:rsidDel="00000000" w:rsidP="00000000" w:rsidRDefault="00000000" w:rsidRPr="00000000" w14:paraId="0000015D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Cadeia cognitiva:</w:t>
            </w:r>
            <w:r w:rsidDel="00000000" w:rsidR="00000000" w:rsidRPr="00000000">
              <w:rPr>
                <w:rtl w:val="0"/>
              </w:rPr>
              <w:t xml:space="preserve"> Rede de valor que aprende continuamente e se ajusta de maneira autônoma.</w:t>
            </w:r>
          </w:p>
          <w:sdt>
            <w:sdtPr>
              <w:id w:val="-2142841636"/>
              <w:tag w:val="goog_rdk_65"/>
            </w:sdtPr>
            <w:sdtContent>
              <w:p w:rsidR="00000000" w:rsidDel="00000000" w:rsidP="00000000" w:rsidRDefault="00000000" w:rsidRPr="00000000" w14:paraId="0000015E">
                <w:pPr>
                  <w:widowControl w:val="0"/>
                  <w:spacing w:after="240" w:before="240" w:line="240" w:lineRule="auto"/>
                  <w:jc w:val="left"/>
                  <w:rPr>
                    <w:ins w:author="Cristiano" w:id="25" w:date="2025-11-16T18:49:35Z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Co-decisão digital:</w:t>
                </w:r>
                <w:r w:rsidDel="00000000" w:rsidR="00000000" w:rsidRPr="00000000">
                  <w:rPr>
                    <w:rtl w:val="0"/>
                  </w:rPr>
                  <w:t xml:space="preserve"> Processo de tomada de decisão conjunta, baseado em dados compartilhados e atualizados automaticamente.</w:t>
                </w:r>
                <w:sdt>
                  <w:sdtPr>
                    <w:id w:val="129454133"/>
                    <w:tag w:val="goog_rdk_64"/>
                  </w:sdtPr>
                  <w:sdtContent>
                    <w:ins w:author="Cristiano" w:id="25" w:date="2025-11-16T18:49:35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504865259"/>
              <w:tag w:val="goog_rdk_72"/>
            </w:sdtPr>
            <w:sdtContent>
              <w:p w:rsidR="00000000" w:rsidDel="00000000" w:rsidP="00000000" w:rsidRDefault="00000000" w:rsidRPr="00000000" w14:paraId="0000015F">
                <w:pPr>
                  <w:widowControl w:val="0"/>
                  <w:spacing w:after="0" w:line="240" w:lineRule="auto"/>
                  <w:jc w:val="left"/>
                  <w:rPr>
                    <w:rPrChange w:author="Cristiano" w:id="26" w:date="2025-11-16T18:49:35Z">
                      <w:rPr>
                        <w:b w:val="1"/>
                        <w:bCs w:val="1"/>
                      </w:rPr>
                    </w:rPrChange>
                  </w:rPr>
                  <w:pPrChange w:author="Cristiano" w:id="0" w:date="2025-11-16T18:49:35Z">
                    <w:pPr>
                      <w:widowControl w:val="0"/>
                      <w:spacing w:after="240" w:before="240" w:line="240" w:lineRule="auto"/>
                      <w:jc w:val="left"/>
                    </w:pPr>
                  </w:pPrChange>
                </w:pPr>
                <w:sdt>
                  <w:sdtPr>
                    <w:id w:val="-51402457"/>
                    <w:tag w:val="goog_rdk_66"/>
                  </w:sdtPr>
                  <w:sdtContent>
                    <w:ins w:author="Cristiano" w:id="25" w:date="2025-11-16T18:49:35Z"/>
                    <w:sdt>
                      <w:sdtPr>
                        <w:id w:val="-1604525874"/>
                        <w:tag w:val="goog_rdk_67"/>
                      </w:sdtPr>
                      <w:sdtContent>
                        <w:ins w:author="Cristiano" w:id="25" w:date="2025-11-16T18:49:35Z"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  <w:rPrChange w:author="Cristiano" w:id="26" w:date="2025-11-16T18:49:35Z">
                                <w:rPr/>
                              </w:rPrChange>
                            </w:rPr>
                            <w:t xml:space="preserve">CRM: Gestão de Relacionamento com o Cliente</w:t>
                          </w:r>
                        </w:ins>
                      </w:sdtContent>
                    </w:sdt>
                    <w:ins w:author="Cristiano" w:id="25" w:date="2025-11-16T18:49:35Z">
                      <w:sdt>
                        <w:sdtPr>
                          <w:id w:val="-1663530913"/>
                          <w:tag w:val="goog_rdk_68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26" w:date="2025-11-16T18:49:35Z">
                                <w:rPr/>
                              </w:rPrChange>
                            </w:rPr>
                            <w:t xml:space="preserve">, é uma estratégia e um conjunto de tecnologias projetadas para </w:t>
                          </w:r>
                        </w:sdtContent>
                      </w:sdt>
                      <w:sdt>
                        <w:sdtPr>
                          <w:id w:val="-1184329248"/>
                          <w:tag w:val="goog_rdk_69"/>
                        </w:sdtPr>
                        <w:sdtContent>
                          <w:r w:rsidDel="00000000" w:rsidR="00000000" w:rsidRPr="00000000">
                            <w:rPr>
                              <w:b w:val="1"/>
                              <w:bCs w:val="1"/>
                              <w:rtl w:val="0"/>
                              <w:rPrChange w:author="Cristiano" w:id="26" w:date="2025-11-16T18:49:35Z">
                                <w:rPr/>
                              </w:rPrChange>
                            </w:rPr>
                            <w:t xml:space="preserve">gerenciar e analisar as interações e os dados de clientes</w:t>
                          </w:r>
                        </w:sdtContent>
                      </w:sdt>
                      <w:sdt>
                        <w:sdtPr>
                          <w:id w:val="2139033267"/>
                          <w:tag w:val="goog_rdk_70"/>
                        </w:sdtPr>
                        <w:sdtContent>
                          <w:r w:rsidDel="00000000" w:rsidR="00000000" w:rsidRPr="00000000">
                            <w:rPr>
                              <w:rtl w:val="0"/>
                              <w:rPrChange w:author="Cristiano" w:id="26" w:date="2025-11-16T18:49:35Z">
                                <w:rPr/>
                              </w:rPrChange>
                            </w:rPr>
                            <w:t xml:space="preserve">  ao longo de todo o ciclo de vida do relacionamento com a empresa.</w:t>
                          </w:r>
                        </w:sdtContent>
                      </w:sdt>
                    </w:ins>
                  </w:sdtContent>
                </w:sdt>
                <w:sdt>
                  <w:sdtPr>
                    <w:id w:val="180368824"/>
                    <w:tag w:val="goog_rdk_71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  <w:p w:rsidR="00000000" w:rsidDel="00000000" w:rsidP="00000000" w:rsidRDefault="00000000" w:rsidRPr="00000000" w14:paraId="00000160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colaborativo:</w:t>
            </w:r>
            <w:r w:rsidDel="00000000" w:rsidR="00000000" w:rsidRPr="00000000">
              <w:rPr>
                <w:rtl w:val="0"/>
              </w:rPr>
              <w:t xml:space="preserve"> Painel visual que consolida dados operacionais de diferentes parceiros ou unidades.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Ecossistema digital:</w:t>
            </w:r>
            <w:r w:rsidDel="00000000" w:rsidR="00000000" w:rsidRPr="00000000">
              <w:rPr>
                <w:rtl w:val="0"/>
              </w:rPr>
              <w:t xml:space="preserve"> Rede integrada de empresas conectadas por meio de plataformas tecnológicas.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 (Electronic Data Interchange):</w:t>
            </w:r>
            <w:r w:rsidDel="00000000" w:rsidR="00000000" w:rsidRPr="00000000">
              <w:rPr>
                <w:rtl w:val="0"/>
              </w:rPr>
              <w:t xml:space="preserve"> Método padronizado para troca eletrônica de dados entre empresas.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End-to-end:</w:t>
            </w:r>
            <w:r w:rsidDel="00000000" w:rsidR="00000000" w:rsidRPr="00000000">
              <w:rPr>
                <w:rtl w:val="0"/>
              </w:rPr>
              <w:t xml:space="preserve"> Visibilidade completa de ponta a ponta na cadeia de valor.</w:t>
            </w:r>
          </w:p>
          <w:p w:rsidR="00000000" w:rsidDel="00000000" w:rsidP="00000000" w:rsidRDefault="00000000" w:rsidRPr="00000000" w14:paraId="00000164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ERP (Enterprise Resource Planning):</w:t>
            </w:r>
            <w:r w:rsidDel="00000000" w:rsidR="00000000" w:rsidRPr="00000000">
              <w:rPr>
                <w:rtl w:val="0"/>
              </w:rPr>
              <w:t xml:space="preserve"> Sistema de gestão integrado que centraliza dados e processos corporativos.</w:t>
            </w:r>
          </w:p>
          <w:p w:rsidR="00000000" w:rsidDel="00000000" w:rsidP="00000000" w:rsidRDefault="00000000" w:rsidRPr="00000000" w14:paraId="00000165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Interoperabilidade:</w:t>
            </w:r>
            <w:r w:rsidDel="00000000" w:rsidR="00000000" w:rsidRPr="00000000">
              <w:rPr>
                <w:rtl w:val="0"/>
              </w:rPr>
              <w:t xml:space="preserve"> Capacidade de diferentes sistemas trocarem informações compreensíveis e padronizadas.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(Manufacturing Execution System):</w:t>
            </w:r>
            <w:r w:rsidDel="00000000" w:rsidR="00000000" w:rsidRPr="00000000">
              <w:rPr>
                <w:rtl w:val="0"/>
              </w:rPr>
              <w:t xml:space="preserve"> Sistema que conecta o chão de fábrica ao nível gerencial.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Rastreabilidade:</w:t>
            </w:r>
            <w:r w:rsidDel="00000000" w:rsidR="00000000" w:rsidRPr="00000000">
              <w:rPr>
                <w:rtl w:val="0"/>
              </w:rPr>
              <w:t xml:space="preserve"> Capacidade de identificar e acompanhar a origem, localização e histórico de produtos ou materiais.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Reconfiguração dinâmica:</w:t>
            </w:r>
            <w:r w:rsidDel="00000000" w:rsidR="00000000" w:rsidRPr="00000000">
              <w:rPr>
                <w:rtl w:val="0"/>
              </w:rPr>
              <w:t xml:space="preserve"> Redirecionamento automático de fluxos de materiais, dados ou tarefas diante de eventos inesperados.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Resiliência operacional:</w:t>
            </w:r>
            <w:r w:rsidDel="00000000" w:rsidR="00000000" w:rsidRPr="00000000">
              <w:rPr>
                <w:rtl w:val="0"/>
              </w:rPr>
              <w:t xml:space="preserve"> Capacidade de um sistema de resistir, reagir e se recuperar rapidamente de interrupções.</w:t>
            </w:r>
          </w:p>
          <w:p w:rsidR="00000000" w:rsidDel="00000000" w:rsidP="00000000" w:rsidRDefault="00000000" w:rsidRPr="00000000" w14:paraId="0000016A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Sincronização ponta a ponta (end-to-end): </w:t>
            </w:r>
            <w:r w:rsidDel="00000000" w:rsidR="00000000" w:rsidRPr="00000000">
              <w:rPr>
                <w:rtl w:val="0"/>
              </w:rPr>
              <w:t xml:space="preserve">Alinhamento completo dos fluxos de informação e materiais entre todos os elos da cadeia de valor.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SCM (Supply Chain Management):</w:t>
            </w:r>
            <w:r w:rsidDel="00000000" w:rsidR="00000000" w:rsidRPr="00000000">
              <w:rPr>
                <w:rtl w:val="0"/>
              </w:rPr>
              <w:t xml:space="preserve"> Sistema de gestão da cadeia de suprimentos.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Transparência interorganizacional:</w:t>
            </w:r>
            <w:r w:rsidDel="00000000" w:rsidR="00000000" w:rsidRPr="00000000">
              <w:rPr>
                <w:rtl w:val="0"/>
              </w:rPr>
              <w:t xml:space="preserve"> Disponibilidade compartilhada de informações relevantes entre empresas parceiras.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2"/>
              <w:widowControl w:val="0"/>
              <w:jc w:val="center"/>
              <w:rPr/>
            </w:pPr>
            <w:bookmarkStart w:colFirst="0" w:colLast="0" w:name="_heading=h.y5toj62j6ox0" w:id="42"/>
            <w:bookmarkEnd w:id="42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172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17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17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17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17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17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17A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17B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+wTTZ1kG8FTvK0Oc0wFD8loCyQ==">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