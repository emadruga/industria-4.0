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3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tblGridChange w:id="0">
          <w:tblGrid>
            <w:gridCol w:w="393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2">
            <w:pPr>
              <w:spacing w:after="160" w:lineRule="auto"/>
              <w:rPr>
                <w:sz w:val="21"/>
                <w:szCs w:val="21"/>
              </w:rPr>
            </w:pPr>
            <w:r w:rsidDel="00000000" w:rsidR="00000000" w:rsidRPr="00000000">
              <w:rPr>
                <w:b w:val="1"/>
                <w:bCs w:val="1"/>
                <w:i w:val="1"/>
                <w:iCs w:val="1"/>
                <w:sz w:val="21"/>
                <w:szCs w:val="21"/>
                <w:rtl w:val="0"/>
              </w:rPr>
              <w:t xml:space="preserve">Dimensão:</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3">
            <w:pPr>
              <w:spacing w:after="160" w:lineRule="auto"/>
              <w:rPr>
                <w:sz w:val="21"/>
                <w:szCs w:val="21"/>
              </w:rPr>
            </w:pPr>
            <w:r w:rsidDel="00000000" w:rsidR="00000000" w:rsidRPr="00000000">
              <w:rPr>
                <w:sz w:val="21"/>
                <w:szCs w:val="21"/>
                <w:rtl w:val="0"/>
              </w:rPr>
              <w:t xml:space="preserve">Colaboração Inter e Intra-Empresarial</w:t>
            </w:r>
          </w:p>
        </w:tc>
      </w:tr>
    </w:tbl>
    <w:p w:rsidR="00000000" w:rsidDel="00000000" w:rsidP="00000000" w:rsidRDefault="00000000" w:rsidRPr="00000000" w14:paraId="00000004">
      <w:pPr>
        <w:rPr>
          <w:sz w:val="21"/>
          <w:szCs w:val="21"/>
        </w:rPr>
      </w:pPr>
      <w:r w:rsidDel="00000000" w:rsidR="00000000" w:rsidRPr="00000000">
        <w:rPr>
          <w:rtl w:val="0"/>
        </w:rPr>
      </w:r>
    </w:p>
    <w:tbl>
      <w:tblPr>
        <w:tblStyle w:val="Table2"/>
        <w:tblW w:w="3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100"/>
        <w:tblGridChange w:id="0">
          <w:tblGrid>
            <w:gridCol w:w="1500"/>
            <w:gridCol w:w="210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5">
            <w:pPr>
              <w:spacing w:after="160" w:lineRule="auto"/>
              <w:rPr>
                <w:sz w:val="21"/>
                <w:szCs w:val="21"/>
              </w:rPr>
            </w:pPr>
            <w:r w:rsidDel="00000000" w:rsidR="00000000" w:rsidRPr="00000000">
              <w:rPr>
                <w:b w:val="1"/>
                <w:bCs w:val="1"/>
                <w:i w:val="1"/>
                <w:iCs w:val="1"/>
                <w:sz w:val="21"/>
                <w:szCs w:val="21"/>
                <w:rtl w:val="0"/>
              </w:rPr>
              <w:t xml:space="preserve">Bloco/Pilar: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6">
            <w:pPr>
              <w:spacing w:after="160" w:lineRule="auto"/>
              <w:rPr>
                <w:sz w:val="21"/>
                <w:szCs w:val="21"/>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7">
            <w:pPr>
              <w:spacing w:after="160" w:lineRule="auto"/>
              <w:rPr>
                <w:sz w:val="21"/>
                <w:szCs w:val="21"/>
              </w:rPr>
            </w:pPr>
            <w:r w:rsidDel="00000000" w:rsidR="00000000" w:rsidRPr="00000000">
              <w:rPr>
                <w:sz w:val="21"/>
                <w:szCs w:val="21"/>
                <w:rtl w:val="0"/>
              </w:rPr>
              <w:t xml:space="preserve">Bloco: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8">
            <w:pPr>
              <w:spacing w:after="160" w:lineRule="auto"/>
              <w:rPr>
                <w:sz w:val="21"/>
                <w:szCs w:val="21"/>
              </w:rPr>
            </w:pPr>
            <w:r w:rsidDel="00000000" w:rsidR="00000000" w:rsidRPr="00000000">
              <w:rPr>
                <w:sz w:val="21"/>
                <w:szCs w:val="21"/>
                <w:rtl w:val="0"/>
              </w:rPr>
              <w:t xml:space="preserve">Organização</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9">
            <w:pPr>
              <w:spacing w:after="160" w:lineRule="auto"/>
              <w:rPr>
                <w:sz w:val="21"/>
                <w:szCs w:val="21"/>
              </w:rPr>
            </w:pPr>
            <w:r w:rsidDel="00000000" w:rsidR="00000000" w:rsidRPr="00000000">
              <w:rPr>
                <w:sz w:val="21"/>
                <w:szCs w:val="21"/>
                <w:rtl w:val="0"/>
              </w:rPr>
              <w:t xml:space="preserve">Pilar:</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A">
            <w:pPr>
              <w:spacing w:after="160" w:lineRule="auto"/>
              <w:rPr>
                <w:sz w:val="21"/>
                <w:szCs w:val="21"/>
              </w:rPr>
            </w:pPr>
            <w:r w:rsidDel="00000000" w:rsidR="00000000" w:rsidRPr="00000000">
              <w:rPr>
                <w:sz w:val="21"/>
                <w:szCs w:val="21"/>
                <w:rtl w:val="0"/>
              </w:rPr>
              <w:t xml:space="preserve">Estrutura e Gestão</w:t>
            </w:r>
          </w:p>
        </w:tc>
      </w:tr>
    </w:tbl>
    <w:p w:rsidR="00000000" w:rsidDel="00000000" w:rsidP="00000000" w:rsidRDefault="00000000" w:rsidRPr="00000000" w14:paraId="0000000B">
      <w:pPr>
        <w:rPr>
          <w:sz w:val="21"/>
          <w:szCs w:val="21"/>
        </w:rPr>
      </w:pPr>
      <w:r w:rsidDel="00000000" w:rsidR="00000000" w:rsidRPr="00000000">
        <w:rPr>
          <w:rtl w:val="0"/>
        </w:rPr>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C">
            <w:pPr>
              <w:spacing w:after="160" w:lineRule="auto"/>
              <w:rPr>
                <w:sz w:val="21"/>
                <w:szCs w:val="21"/>
              </w:rPr>
            </w:pPr>
            <w:r w:rsidDel="00000000" w:rsidR="00000000" w:rsidRPr="00000000">
              <w:rPr>
                <w:b w:val="1"/>
                <w:bCs w:val="1"/>
                <w:i w:val="1"/>
                <w:iCs w:val="1"/>
                <w:sz w:val="21"/>
                <w:szCs w:val="21"/>
                <w:rtl w:val="0"/>
              </w:rPr>
              <w:t xml:space="preserve">Resumo Descritivo</w:t>
            </w:r>
            <w:r w:rsidDel="00000000" w:rsidR="00000000" w:rsidRPr="00000000">
              <w:rPr>
                <w:rtl w:val="0"/>
              </w:rPr>
            </w:r>
          </w:p>
        </w:tc>
      </w:tr>
      <w:tr>
        <w:trPr>
          <w:cantSplit w:val="0"/>
          <w:trHeight w:val="33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D">
            <w:pPr>
              <w:spacing w:after="160" w:lineRule="auto"/>
              <w:rPr>
                <w:sz w:val="21"/>
                <w:szCs w:val="21"/>
              </w:rPr>
            </w:pPr>
            <w:r w:rsidDel="00000000" w:rsidR="00000000" w:rsidRPr="00000000">
              <w:rPr>
                <w:sz w:val="21"/>
                <w:szCs w:val="21"/>
                <w:rtl w:val="0"/>
              </w:rPr>
              <w:t xml:space="preserve">Capacidade da organização de trabalhar em conjunto, tanto internamente através de equipes interfuncionais quanto externamente com parceiros, para alcançar uma visão e propósito compartilhados. A Indústria 4.0 criou uma rede conectada de sistemas e tecnologias que reduzem o custo da colaboração e redefinem a base da competição. As maiores barreiras à colaboração são frequentemente culturais e institucionais, não técnicas. Esta dimensão avalia os canais formais que permitem aos colaboradores compartilhar informações e trabalhar juntos, bem como as estruturas institucionais e sistemas que permitem que comportamentos e iniciativas colaborativas floresçam. Estruturas organizacionais mais horizontais possibilitam tomada de decisão mais rápida, e o alinhamento de incentivos capacita a força de trabalho a colaborar de forma mais efetiva. Na sua forma mais elevada, equipes interfuncionais podem ser formadas dinamicamente através de departamentos internos e até incluir parceiros e clientes, com objetivos, recursos e KPIs compartilhados.</w:t>
            </w:r>
          </w:p>
        </w:tc>
      </w:tr>
    </w:tbl>
    <w:p w:rsidR="00000000" w:rsidDel="00000000" w:rsidP="00000000" w:rsidRDefault="00000000" w:rsidRPr="00000000" w14:paraId="0000000E">
      <w:pPr>
        <w:rPr>
          <w:sz w:val="21"/>
          <w:szCs w:val="21"/>
        </w:rPr>
      </w:pPr>
      <w:r w:rsidDel="00000000" w:rsidR="00000000" w:rsidRPr="00000000">
        <w:rPr>
          <w:rtl w:val="0"/>
        </w:rPr>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720"/>
        <w:tblGridChange w:id="0">
          <w:tblGrid>
            <w:gridCol w:w="2220"/>
            <w:gridCol w:w="6720"/>
          </w:tblGrid>
        </w:tblGridChange>
      </w:tblGrid>
      <w:tr>
        <w:trPr>
          <w:cantSplit w:val="0"/>
          <w:trHeight w:val="90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F">
            <w:pPr>
              <w:spacing w:after="160" w:lineRule="auto"/>
              <w:rPr>
                <w:sz w:val="21"/>
                <w:szCs w:val="21"/>
              </w:rPr>
            </w:pPr>
            <w:r w:rsidDel="00000000" w:rsidR="00000000" w:rsidRPr="00000000">
              <w:rPr>
                <w:b w:val="1"/>
                <w:bCs w:val="1"/>
                <w:i w:val="1"/>
                <w:iCs w:val="1"/>
                <w:sz w:val="21"/>
                <w:szCs w:val="21"/>
                <w:rtl w:val="0"/>
              </w:rPr>
              <w:t xml:space="preserve">Capacidades Relacionadas: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spacing w:after="160" w:lineRule="auto"/>
              <w:rPr>
                <w:sz w:val="21"/>
                <w:szCs w:val="21"/>
              </w:rPr>
            </w:pPr>
            <w:r w:rsidDel="00000000" w:rsidR="00000000" w:rsidRPr="00000000">
              <w:rPr>
                <w:b w:val="1"/>
                <w:bCs w:val="1"/>
                <w:sz w:val="21"/>
                <w:szCs w:val="21"/>
                <w:rtl w:val="0"/>
              </w:rPr>
              <w:t xml:space="preserve">Estrutura organizacional flexível; Gestão ágil; Integração horizontal; Comunicação aberta; Estilo de liderança democrático; Redes de inovação e ecossistemas</w:t>
            </w:r>
            <w:r w:rsidDel="00000000" w:rsidR="00000000" w:rsidRPr="00000000">
              <w:rPr>
                <w:rtl w:val="0"/>
              </w:rPr>
            </w:r>
          </w:p>
        </w:tc>
      </w:tr>
    </w:tbl>
    <w:p w:rsidR="00000000" w:rsidDel="00000000" w:rsidP="00000000" w:rsidRDefault="00000000" w:rsidRPr="00000000" w14:paraId="00000011">
      <w:pPr>
        <w:keepNext w:val="0"/>
        <w:keepLines w:val="0"/>
        <w:pBdr>
          <w:bottom w:color="auto" w:space="6" w:sz="0" w:val="none"/>
        </w:pBdr>
        <w:spacing w:after="240" w:before="240" w:lin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Bdr>
          <w:bottom w:color="auto" w:space="6" w:sz="0" w:val="none"/>
        </w:pBdr>
        <w:spacing w:after="240" w:before="240" w:line="300" w:lineRule="auto"/>
        <w:rPr>
          <w:sz w:val="20"/>
          <w:szCs w:val="20"/>
        </w:rPr>
      </w:pPr>
      <w:r w:rsidDel="00000000" w:rsidR="00000000" w:rsidRPr="00000000">
        <w:rPr>
          <w:rtl w:val="0"/>
        </w:rPr>
        <w:t xml:space="preserve">Agora, gostaria de PLANEJAR até 6 novas questões a respeito da capacidade "Abertura à Inovação". Gostaria que você levantasse novas questões a respeito desta capacidade, que fossem importantes o suficiente para que incluíssemos no nosso documento na forma de checklists em 7 níveis  para cada uma delas, para aferição do nível de maturidade do respondente. IMPORTANTE: registrar as referências bibliográficas  em gestão empresarial de onde tiramos cada nova questão.  Esta é apenas uma fase de planejamento: das sugestões de novas idéias, selecionaremos de 3 a 5 para incluirmos no documento de checklist para esta capacidade. Favor numerar as sugestões de questões para facilitar a escolha.</w:t>
      </w:r>
      <w:r w:rsidDel="00000000" w:rsidR="00000000" w:rsidRPr="00000000">
        <w:rPr>
          <w:rtl w:val="0"/>
        </w:rPr>
      </w:r>
    </w:p>
    <w:p w:rsidR="00000000" w:rsidDel="00000000" w:rsidP="00000000" w:rsidRDefault="00000000" w:rsidRPr="00000000" w14:paraId="00000013">
      <w:pPr>
        <w:keepNext w:val="0"/>
        <w:keepLines w:val="0"/>
        <w:pBdr>
          <w:bottom w:color="auto" w:space="6" w:sz="0" w:val="none"/>
        </w:pBdr>
        <w:spacing w:after="240" w:before="240" w:line="300" w:lineRule="auto"/>
        <w:rPr/>
      </w:pPr>
      <w:r w:rsidDel="00000000" w:rsidR="00000000" w:rsidRPr="00000000">
        <w:rPr>
          <w:rtl w:val="0"/>
        </w:rPr>
      </w:r>
    </w:p>
    <w:p w:rsidR="00000000" w:rsidDel="00000000" w:rsidP="00000000" w:rsidRDefault="00000000" w:rsidRPr="00000000" w14:paraId="00000014">
      <w:pPr>
        <w:keepNext w:val="0"/>
        <w:keepLines w:val="0"/>
        <w:pBdr>
          <w:bottom w:color="auto" w:space="6" w:sz="0" w:val="none"/>
        </w:pBdr>
        <w:spacing w:after="240" w:before="240" w:line="300" w:lineRule="auto"/>
        <w:rPr/>
      </w:pPr>
      <w:r w:rsidDel="00000000" w:rsidR="00000000" w:rsidRPr="00000000">
        <w:rPr>
          <w:rtl w:val="0"/>
        </w:rPr>
        <w:t xml:space="preserve">Para gerar um checklist de maturidade na capacidade de sistemas motivacionais, criamos o documento original "Checklist de Maturidade - Cooperação dentro da rede", com apenas uma questão. Acima, está um planejamento de possíveis novas questões relevantes para verificação de checklist de maturidade. Além da questão já existente no documento original, priorizar questões Tier 1, de impacto máximo, deste plano. E gerar uma versão estendida do documento original. IMPORTANTE: usar o mesmo formato e as mesmas informações nas seções Possíveis Fontes de Evidências, Glossário e Referências(um evidência e item de glossário por linha) do que o documento original.</w:t>
      </w:r>
    </w:p>
    <w:p w:rsidR="00000000" w:rsidDel="00000000" w:rsidP="00000000" w:rsidRDefault="00000000" w:rsidRPr="00000000" w14:paraId="00000015">
      <w:pPr>
        <w:keepNext w:val="0"/>
        <w:keepLines w:val="0"/>
        <w:pBdr>
          <w:bottom w:color="auto" w:space="6" w:sz="0" w:val="none"/>
        </w:pBdr>
        <w:spacing w:after="240" w:before="240" w:line="300" w:lineRule="auto"/>
        <w:rPr/>
      </w:pPr>
      <w:r w:rsidDel="00000000" w:rsidR="00000000" w:rsidRPr="00000000">
        <w:rPr>
          <w:rtl w:val="0"/>
        </w:rPr>
      </w:r>
    </w:p>
    <w:p w:rsidR="00000000" w:rsidDel="00000000" w:rsidP="00000000" w:rsidRDefault="00000000" w:rsidRPr="00000000" w14:paraId="00000016">
      <w:pPr>
        <w:keepNext w:val="0"/>
        <w:keepLines w:val="0"/>
        <w:pBdr>
          <w:bottom w:color="auto" w:space="6" w:sz="0" w:val="none"/>
        </w:pBdr>
        <w:spacing w:after="240" w:before="240" w:line="300" w:lineRule="auto"/>
        <w:rPr/>
      </w:pPr>
      <w:r w:rsidDel="00000000" w:rsidR="00000000" w:rsidRPr="00000000">
        <w:rPr>
          <w:rtl w:val="0"/>
        </w:rPr>
      </w:r>
    </w:p>
    <w:p w:rsidR="00000000" w:rsidDel="00000000" w:rsidP="00000000" w:rsidRDefault="00000000" w:rsidRPr="00000000" w14:paraId="00000017">
      <w:pPr>
        <w:pStyle w:val="Heading1"/>
        <w:keepNext w:val="0"/>
        <w:keepLines w:val="0"/>
        <w:pBdr>
          <w:bottom w:color="auto" w:space="6" w:sz="0" w:val="none"/>
        </w:pBdr>
        <w:spacing w:after="240" w:before="0" w:line="300" w:lineRule="auto"/>
        <w:rPr>
          <w:b w:val="1"/>
          <w:bCs w:val="1"/>
          <w:sz w:val="46"/>
          <w:szCs w:val="46"/>
        </w:rPr>
      </w:pPr>
      <w:bookmarkStart w:colFirst="0" w:colLast="0" w:name="_noj5587x43wy" w:id="0"/>
      <w:bookmarkEnd w:id="0"/>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pBdr>
          <w:bottom w:color="auto" w:space="6" w:sz="0" w:val="none"/>
        </w:pBdr>
        <w:spacing w:after="240" w:before="0" w:line="300" w:lineRule="auto"/>
        <w:rPr>
          <w:b w:val="1"/>
          <w:bCs w:val="1"/>
          <w:sz w:val="46"/>
          <w:szCs w:val="46"/>
        </w:rPr>
      </w:pPr>
      <w:bookmarkStart w:colFirst="0" w:colLast="0" w:name="_dvzijlk8t877" w:id="1"/>
      <w:bookmarkEnd w:id="1"/>
      <w:r w:rsidDel="00000000" w:rsidR="00000000" w:rsidRPr="00000000">
        <w:rPr>
          <w:b w:val="1"/>
          <w:bCs w:val="1"/>
          <w:sz w:val="46"/>
          <w:szCs w:val="46"/>
          <w:rtl w:val="0"/>
        </w:rPr>
        <w:t xml:space="preserve">Questão Única - Cooperação dentro da rede</w:t>
      </w:r>
    </w:p>
    <w:tbl>
      <w:tblPr>
        <w:tblStyle w:val="Table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30"/>
        <w:gridCol w:w="2910"/>
        <w:tblGridChange w:id="0">
          <w:tblGrid>
            <w:gridCol w:w="6030"/>
            <w:gridCol w:w="2910"/>
          </w:tblGrid>
        </w:tblGridChange>
      </w:tblGrid>
      <w:tr>
        <w:trPr>
          <w:cantSplit w:val="0"/>
          <w:trHeight w:val="64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spacing w:after="160" w:lineRule="auto"/>
              <w:rPr>
                <w:sz w:val="21"/>
                <w:szCs w:val="21"/>
              </w:rPr>
            </w:pPr>
            <w:r w:rsidDel="00000000" w:rsidR="00000000" w:rsidRPr="00000000">
              <w:rPr>
                <w:b w:val="1"/>
                <w:bCs w:val="1"/>
                <w:sz w:val="21"/>
                <w:szCs w:val="21"/>
                <w:rtl w:val="0"/>
              </w:rPr>
              <w:t xml:space="preserve">Como a organização coopera dentro da rede de valor (interna e externamente) para alcançar objetivos compartilhados?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spacing w:after="160" w:lineRule="auto"/>
              <w:rPr>
                <w:sz w:val="21"/>
                <w:szCs w:val="21"/>
              </w:rPr>
            </w:pP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spacing w:after="160" w:lineRule="auto"/>
              <w:rPr>
                <w:sz w:val="21"/>
                <w:szCs w:val="21"/>
              </w:rPr>
            </w:pPr>
            <w:r w:rsidDel="00000000" w:rsidR="00000000" w:rsidRPr="00000000">
              <w:rPr>
                <w:b w:val="1"/>
                <w:bCs w:val="1"/>
                <w:i w:val="1"/>
                <w:iCs w:val="1"/>
                <w:sz w:val="21"/>
                <w:szCs w:val="21"/>
                <w:rtl w:val="0"/>
              </w:rPr>
              <w:t xml:space="preserve">Capacidade em medição: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spacing w:after="160" w:lineRule="auto"/>
              <w:rPr>
                <w:sz w:val="21"/>
                <w:szCs w:val="21"/>
              </w:rPr>
            </w:pPr>
            <w:r w:rsidDel="00000000" w:rsidR="00000000" w:rsidRPr="00000000">
              <w:rPr>
                <w:sz w:val="21"/>
                <w:szCs w:val="21"/>
                <w:rtl w:val="0"/>
              </w:rPr>
              <w:t xml:space="preserve">Cooperação dentro da rede</w:t>
            </w:r>
          </w:p>
        </w:tc>
      </w:tr>
    </w:tbl>
    <w:p w:rsidR="00000000" w:rsidDel="00000000" w:rsidP="00000000" w:rsidRDefault="00000000" w:rsidRPr="00000000" w14:paraId="0000001D">
      <w:pPr>
        <w:rPr>
          <w:sz w:val="21"/>
          <w:szCs w:val="21"/>
        </w:rPr>
      </w:pPr>
      <w:r w:rsidDel="00000000" w:rsidR="00000000" w:rsidRPr="00000000">
        <w:rPr>
          <w:rtl w:val="0"/>
        </w:rPr>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7545"/>
        <w:tblGridChange w:id="0">
          <w:tblGrid>
            <w:gridCol w:w="1380"/>
            <w:gridCol w:w="754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E">
            <w:pPr>
              <w:spacing w:after="160" w:lineRule="auto"/>
              <w:jc w:val="center"/>
              <w:rPr>
                <w:sz w:val="21"/>
                <w:szCs w:val="21"/>
              </w:rPr>
            </w:pPr>
            <w:r w:rsidDel="00000000" w:rsidR="00000000" w:rsidRPr="00000000">
              <w:rPr>
                <w:b w:val="1"/>
                <w:bCs w:val="1"/>
                <w:i w:val="1"/>
                <w:iCs w:val="1"/>
                <w:sz w:val="21"/>
                <w:szCs w:val="21"/>
                <w:rtl w:val="0"/>
              </w:rPr>
              <w:t xml:space="preserve">Respostas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spacing w:after="160" w:lineRule="auto"/>
              <w:jc w:val="center"/>
              <w:rPr>
                <w:sz w:val="21"/>
                <w:szCs w:val="21"/>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0">
            <w:pPr>
              <w:spacing w:after="160" w:lineRule="auto"/>
              <w:jc w:val="center"/>
              <w:rPr>
                <w:sz w:val="21"/>
                <w:szCs w:val="21"/>
              </w:rPr>
            </w:pPr>
            <w:r w:rsidDel="00000000" w:rsidR="00000000" w:rsidRPr="00000000">
              <w:rPr>
                <w:b w:val="1"/>
                <w:bCs w:val="1"/>
                <w:i w:val="1"/>
                <w:iCs w:val="1"/>
                <w:sz w:val="21"/>
                <w:szCs w:val="21"/>
                <w:rtl w:val="0"/>
              </w:rPr>
              <w:t xml:space="preserve">Peso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spacing w:after="160" w:lineRule="auto"/>
              <w:jc w:val="center"/>
              <w:rPr>
                <w:sz w:val="21"/>
                <w:szCs w:val="21"/>
              </w:rPr>
            </w:pPr>
            <w:r w:rsidDel="00000000" w:rsidR="00000000" w:rsidRPr="00000000">
              <w:rPr>
                <w:b w:val="1"/>
                <w:bCs w:val="1"/>
                <w:i w:val="1"/>
                <w:iCs w:val="1"/>
                <w:sz w:val="21"/>
                <w:szCs w:val="21"/>
                <w:rtl w:val="0"/>
              </w:rPr>
              <w:t xml:space="preserve">Item de resposta</w:t>
            </w:r>
            <w:r w:rsidDel="00000000" w:rsidR="00000000" w:rsidRPr="00000000">
              <w:rPr>
                <w:rtl w:val="0"/>
              </w:rPr>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spacing w:after="160" w:lineRule="auto"/>
              <w:jc w:val="center"/>
              <w:rPr>
                <w:sz w:val="21"/>
                <w:szCs w:val="21"/>
              </w:rPr>
            </w:pPr>
            <w:r w:rsidDel="00000000" w:rsidR="00000000" w:rsidRPr="00000000">
              <w:rPr>
                <w:sz w:val="21"/>
                <w:szCs w:val="21"/>
                <w:rtl w:val="0"/>
              </w:rPr>
              <w:t xml:space="preserve">0</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spacing w:after="160" w:lineRule="auto"/>
              <w:jc w:val="center"/>
              <w:rPr>
                <w:sz w:val="21"/>
                <w:szCs w:val="21"/>
              </w:rPr>
            </w:pPr>
            <w:r w:rsidDel="00000000" w:rsidR="00000000" w:rsidRPr="00000000">
              <w:rPr>
                <w:b w:val="1"/>
                <w:bCs w:val="1"/>
                <w:sz w:val="21"/>
                <w:szCs w:val="21"/>
                <w:rtl w:val="0"/>
              </w:rPr>
              <w:t xml:space="preserve">Informal</w:t>
            </w:r>
            <w:r w:rsidDel="00000000" w:rsidR="00000000" w:rsidRPr="00000000">
              <w:rPr>
                <w:sz w:val="21"/>
                <w:szCs w:val="21"/>
                <w:rtl w:val="0"/>
              </w:rPr>
              <w:t xml:space="preserve">: Comunicação e compartilhamento de informações entre equipes acontecem de </w:t>
            </w:r>
            <w:ins w:author="Wilson de Souza Melo Junior" w:id="0" w:date="2025-11-06T15:18:34Z">
              <w:r w:rsidDel="00000000" w:rsidR="00000000" w:rsidRPr="00000000">
                <w:rPr>
                  <w:sz w:val="21"/>
                  <w:szCs w:val="21"/>
                  <w:rtl w:val="0"/>
                </w:rPr>
                <w:t xml:space="preserve">maneira</w:t>
              </w:r>
            </w:ins>
            <w:del w:author="Wilson de Souza Melo Junior" w:id="0" w:date="2025-11-06T15:18:34Z">
              <w:r w:rsidDel="00000000" w:rsidR="00000000" w:rsidRPr="00000000">
                <w:rPr>
                  <w:sz w:val="21"/>
                  <w:szCs w:val="21"/>
                  <w:rtl w:val="0"/>
                </w:rPr>
                <w:delText xml:space="preserve">forma</w:delText>
              </w:r>
            </w:del>
            <w:r w:rsidDel="00000000" w:rsidR="00000000" w:rsidRPr="00000000">
              <w:rPr>
                <w:sz w:val="21"/>
                <w:szCs w:val="21"/>
                <w:rtl w:val="0"/>
              </w:rPr>
              <w:t xml:space="preserve"> informal. As equipes geralmente trabalham em silos. Comunicação e colaborações ocorrem de maneira casual e ad hoc.</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4">
            <w:pPr>
              <w:spacing w:after="160" w:lineRule="auto"/>
              <w:jc w:val="center"/>
              <w:rPr>
                <w:sz w:val="21"/>
                <w:szCs w:val="21"/>
              </w:rPr>
            </w:pPr>
            <w:r w:rsidDel="00000000" w:rsidR="00000000" w:rsidRPr="00000000">
              <w:rPr>
                <w:sz w:val="21"/>
                <w:szCs w:val="21"/>
                <w:rtl w:val="0"/>
              </w:rPr>
              <w:t xml:space="preserve">1</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spacing w:after="160" w:lineRule="auto"/>
              <w:jc w:val="center"/>
              <w:rPr>
                <w:sz w:val="21"/>
                <w:szCs w:val="21"/>
              </w:rPr>
            </w:pPr>
            <w:r w:rsidDel="00000000" w:rsidR="00000000" w:rsidRPr="00000000">
              <w:rPr>
                <w:b w:val="1"/>
                <w:bCs w:val="1"/>
                <w:sz w:val="21"/>
                <w:szCs w:val="21"/>
                <w:rtl w:val="0"/>
              </w:rPr>
              <w:t xml:space="preserve">Comunicando</w:t>
            </w:r>
            <w:r w:rsidDel="00000000" w:rsidR="00000000" w:rsidRPr="00000000">
              <w:rPr>
                <w:sz w:val="21"/>
                <w:szCs w:val="21"/>
                <w:rtl w:val="0"/>
              </w:rPr>
              <w:t xml:space="preserve">: Canais formais são estabelecidos para comunicação e compartilhamento de informações entre equipes. As equipes têm meios formais para trocar informações.</w:t>
            </w:r>
          </w:p>
        </w:tc>
      </w:tr>
      <w:tr>
        <w:trPr>
          <w:cantSplit w:val="0"/>
          <w:trHeight w:val="114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spacing w:after="160" w:lineRule="auto"/>
              <w:jc w:val="center"/>
              <w:rPr>
                <w:sz w:val="21"/>
                <w:szCs w:val="21"/>
              </w:rPr>
            </w:pPr>
            <w:r w:rsidDel="00000000" w:rsidR="00000000" w:rsidRPr="00000000">
              <w:rPr>
                <w:sz w:val="21"/>
                <w:szCs w:val="21"/>
                <w:rtl w:val="0"/>
              </w:rPr>
              <w:t xml:space="preserve">2</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spacing w:after="160" w:lineRule="auto"/>
              <w:jc w:val="center"/>
              <w:rPr>
                <w:sz w:val="21"/>
                <w:szCs w:val="21"/>
              </w:rPr>
            </w:pPr>
            <w:r w:rsidDel="00000000" w:rsidR="00000000" w:rsidRPr="00000000">
              <w:rPr>
                <w:b w:val="1"/>
                <w:bCs w:val="1"/>
                <w:sz w:val="21"/>
                <w:szCs w:val="21"/>
                <w:rtl w:val="0"/>
              </w:rPr>
              <w:t xml:space="preserve">Cooperando</w:t>
            </w:r>
            <w:r w:rsidDel="00000000" w:rsidR="00000000" w:rsidRPr="00000000">
              <w:rPr>
                <w:sz w:val="21"/>
                <w:szCs w:val="21"/>
                <w:rtl w:val="0"/>
              </w:rPr>
              <w:t xml:space="preserve">: Canais formais são estabelecidos para permitir que equipes trabalhem juntas em tarefas e projetos pontuais/discretos. As equipes têm meios formais para interagir e trabalhar juntas em tarefas e projetos discretos.</w:t>
            </w:r>
          </w:p>
        </w:tc>
      </w:tr>
      <w:tr>
        <w:trPr>
          <w:cantSplit w:val="0"/>
          <w:trHeight w:val="139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spacing w:after="160" w:lineRule="auto"/>
              <w:jc w:val="center"/>
              <w:rPr>
                <w:sz w:val="21"/>
                <w:szCs w:val="21"/>
              </w:rPr>
            </w:pPr>
            <w:r w:rsidDel="00000000" w:rsidR="00000000" w:rsidRPr="00000000">
              <w:rPr>
                <w:sz w:val="21"/>
                <w:szCs w:val="21"/>
                <w:rtl w:val="0"/>
              </w:rPr>
              <w:t xml:space="preserve">3</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spacing w:after="160" w:lineRule="auto"/>
              <w:jc w:val="center"/>
              <w:rPr>
                <w:sz w:val="21"/>
                <w:szCs w:val="21"/>
              </w:rPr>
            </w:pPr>
            <w:r w:rsidDel="00000000" w:rsidR="00000000" w:rsidRPr="00000000">
              <w:rPr>
                <w:b w:val="1"/>
                <w:bCs w:val="1"/>
                <w:sz w:val="21"/>
                <w:szCs w:val="21"/>
                <w:rtl w:val="0"/>
              </w:rPr>
              <w:t xml:space="preserve">Coordenando</w:t>
            </w:r>
            <w:r w:rsidDel="00000000" w:rsidR="00000000" w:rsidRPr="00000000">
              <w:rPr>
                <w:sz w:val="21"/>
                <w:szCs w:val="21"/>
                <w:rtl w:val="0"/>
              </w:rPr>
              <w:t xml:space="preserve">: As equipes são empoderadas pela organização para fazer ajustes que </w:t>
            </w:r>
            <w:ins w:author="Wilson de Souza Melo Junior" w:id="1" w:date="2025-11-06T15:19:10Z">
              <w:r w:rsidDel="00000000" w:rsidR="00000000" w:rsidRPr="00000000">
                <w:rPr>
                  <w:sz w:val="21"/>
                  <w:szCs w:val="21"/>
                  <w:rtl w:val="0"/>
                  <w:rPrChange w:author="Wilson de Souza Melo Junior" w:id="2" w:date="2025-11-06T15:19:10Z">
                    <w:rPr>
                      <w:sz w:val="21"/>
                      <w:szCs w:val="21"/>
                    </w:rPr>
                  </w:rPrChange>
                </w:rPr>
                <w:t xml:space="preserve">facilitam</w:t>
              </w:r>
            </w:ins>
            <w:del w:author="Wilson de Souza Melo Junior" w:id="1" w:date="2025-11-06T15:19:10Z">
              <w:r w:rsidDel="00000000" w:rsidR="00000000" w:rsidRPr="00000000">
                <w:rPr>
                  <w:sz w:val="21"/>
                  <w:szCs w:val="21"/>
                  <w:rtl w:val="0"/>
                  <w:rPrChange w:author="Wilson de Souza Melo Junior" w:id="2" w:date="2025-11-06T15:19:10Z">
                    <w:rPr>
                      <w:sz w:val="21"/>
                      <w:szCs w:val="21"/>
                    </w:rPr>
                  </w:rPrChange>
                </w:rPr>
                <w:delText xml:space="preserve">facilitarão</w:delText>
              </w:r>
            </w:del>
            <w:r w:rsidDel="00000000" w:rsidR="00000000" w:rsidRPr="00000000">
              <w:rPr>
                <w:sz w:val="21"/>
                <w:szCs w:val="21"/>
                <w:rtl w:val="0"/>
              </w:rPr>
              <w:t xml:space="preserve"> a cooperação em tarefas e projetos discretos. As equipes têm </w:t>
            </w:r>
            <w:ins w:author="Wilson de Souza Melo Junior" w:id="3" w:date="2025-11-06T15:19:28Z">
              <w:r w:rsidDel="00000000" w:rsidR="00000000" w:rsidRPr="00000000">
                <w:rPr>
                  <w:sz w:val="21"/>
                  <w:szCs w:val="21"/>
                  <w:rtl w:val="0"/>
                </w:rPr>
                <w:t xml:space="preserve">autonomia</w:t>
              </w:r>
            </w:ins>
            <w:del w:author="Wilson de Souza Melo Junior" w:id="3" w:date="2025-11-06T15:19:28Z">
              <w:r w:rsidDel="00000000" w:rsidR="00000000" w:rsidRPr="00000000">
                <w:rPr>
                  <w:sz w:val="21"/>
                  <w:szCs w:val="21"/>
                  <w:rtl w:val="0"/>
                </w:rPr>
                <w:delText xml:space="preserve">o mandato</w:delText>
              </w:r>
            </w:del>
            <w:r w:rsidDel="00000000" w:rsidR="00000000" w:rsidRPr="00000000">
              <w:rPr>
                <w:sz w:val="21"/>
                <w:szCs w:val="21"/>
                <w:rtl w:val="0"/>
              </w:rPr>
              <w:t xml:space="preserve"> para alterar ou ajustar certas obrigações e responsabilidades, para reduzir as barreiras para cooperação em tarefas e projetos conjuntos.</w:t>
            </w:r>
          </w:p>
        </w:tc>
      </w:tr>
      <w:tr>
        <w:trPr>
          <w:cantSplit w:val="0"/>
          <w:trHeight w:val="139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spacing w:after="160" w:lineRule="auto"/>
              <w:jc w:val="center"/>
              <w:rPr>
                <w:sz w:val="21"/>
                <w:szCs w:val="21"/>
              </w:rPr>
            </w:pPr>
            <w:r w:rsidDel="00000000" w:rsidR="00000000" w:rsidRPr="00000000">
              <w:rPr>
                <w:sz w:val="21"/>
                <w:szCs w:val="21"/>
                <w:rtl w:val="0"/>
              </w:rPr>
              <w:t xml:space="preserve">4</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spacing w:after="160" w:lineRule="auto"/>
              <w:jc w:val="center"/>
              <w:rPr>
                <w:sz w:val="21"/>
                <w:szCs w:val="21"/>
              </w:rPr>
            </w:pPr>
            <w:r w:rsidDel="00000000" w:rsidR="00000000" w:rsidRPr="00000000">
              <w:rPr>
                <w:b w:val="1"/>
                <w:bCs w:val="1"/>
                <w:sz w:val="21"/>
                <w:szCs w:val="21"/>
                <w:rtl w:val="0"/>
              </w:rPr>
              <w:t xml:space="preserve">Colaborando</w:t>
            </w:r>
            <w:r w:rsidDel="00000000" w:rsidR="00000000" w:rsidRPr="00000000">
              <w:rPr>
                <w:sz w:val="21"/>
                <w:szCs w:val="21"/>
                <w:rtl w:val="0"/>
              </w:rPr>
              <w:t xml:space="preserve">: As equipes são empoderadas pela organização para compartilhar recursos tanto em tarefas e projetos discretos quanto de longo prazo. As equipes têm o mandato para comprometer recursos em tarefas e projetos tanto discretos quanto de longo prazo. Riscos, responsabilidades e recompensas são parcialmente compartilhados.</w:t>
            </w:r>
          </w:p>
        </w:tc>
      </w:tr>
      <w:tr>
        <w:trPr>
          <w:cantSplit w:val="0"/>
          <w:trHeight w:val="163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spacing w:after="160" w:lineRule="auto"/>
              <w:jc w:val="center"/>
              <w:rPr>
                <w:sz w:val="21"/>
                <w:szCs w:val="21"/>
              </w:rPr>
            </w:pPr>
            <w:r w:rsidDel="00000000" w:rsidR="00000000" w:rsidRPr="00000000">
              <w:rPr>
                <w:sz w:val="21"/>
                <w:szCs w:val="21"/>
                <w:rtl w:val="0"/>
              </w:rPr>
              <w:t xml:space="preserve">5</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spacing w:after="160" w:lineRule="auto"/>
              <w:jc w:val="center"/>
              <w:rPr>
                <w:sz w:val="21"/>
                <w:szCs w:val="21"/>
              </w:rPr>
            </w:pPr>
            <w:r w:rsidDel="00000000" w:rsidR="00000000" w:rsidRPr="00000000">
              <w:rPr>
                <w:b w:val="1"/>
                <w:bCs w:val="1"/>
                <w:sz w:val="21"/>
                <w:szCs w:val="21"/>
                <w:rtl w:val="0"/>
              </w:rPr>
              <w:t xml:space="preserve">Integrado</w:t>
            </w:r>
            <w:r w:rsidDel="00000000" w:rsidR="00000000" w:rsidRPr="00000000">
              <w:rPr>
                <w:sz w:val="21"/>
                <w:szCs w:val="21"/>
                <w:rtl w:val="0"/>
              </w:rPr>
              <w:t xml:space="preserve">: Canais formais são estabelecidos para permitir que equipes se formem dinamicamente para trabalhar em projetos interfuncionais com objetivos, recursos e KPIs compartilhados. As equipes podem ser formadas com flexibilidade e agilidade para abordar declarações de problemas conforme surgem. Riscos, responsabilidades e recompensas são predominantemente compartilhados.</w:t>
            </w:r>
          </w:p>
        </w:tc>
      </w:tr>
    </w:tbl>
    <w:p w:rsidR="00000000" w:rsidDel="00000000" w:rsidP="00000000" w:rsidRDefault="00000000" w:rsidRPr="00000000" w14:paraId="0000002E">
      <w:pPr>
        <w:rPr>
          <w:sz w:val="21"/>
          <w:szCs w:val="21"/>
        </w:rPr>
      </w:pPr>
      <w:r w:rsidDel="00000000" w:rsidR="00000000" w:rsidRPr="00000000">
        <w:rPr>
          <w:rtl w:val="0"/>
        </w:rPr>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spacing w:after="160" w:lineRule="auto"/>
              <w:rPr>
                <w:sz w:val="21"/>
                <w:szCs w:val="21"/>
              </w:rPr>
            </w:pPr>
            <w:r w:rsidDel="00000000" w:rsidR="00000000" w:rsidRPr="00000000">
              <w:rPr>
                <w:b w:val="1"/>
                <w:bCs w:val="1"/>
                <w:i w:val="1"/>
                <w:iCs w:val="1"/>
                <w:sz w:val="21"/>
                <w:szCs w:val="21"/>
                <w:rtl w:val="0"/>
              </w:rPr>
              <w:t xml:space="preserve">Possíveis fontes de evidências:</w:t>
            </w:r>
            <w:r w:rsidDel="00000000" w:rsidR="00000000" w:rsidRPr="00000000">
              <w:rPr>
                <w:rtl w:val="0"/>
              </w:rPr>
            </w:r>
          </w:p>
        </w:tc>
      </w:tr>
      <w:tr>
        <w:trPr>
          <w:cantSplit w:val="0"/>
          <w:trHeight w:val="82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spacing w:after="160" w:lineRule="auto"/>
              <w:rPr>
                <w:sz w:val="21"/>
                <w:szCs w:val="21"/>
              </w:rPr>
            </w:pPr>
            <w:r w:rsidDel="00000000" w:rsidR="00000000" w:rsidRPr="00000000">
              <w:rPr>
                <w:b w:val="1"/>
                <w:bCs w:val="1"/>
                <w:sz w:val="21"/>
                <w:szCs w:val="21"/>
                <w:rtl w:val="0"/>
              </w:rPr>
              <w:t xml:space="preserve">A) Artefatos e onde buscar</w:t>
            </w:r>
            <w:ins w:author="Wilson de Souza Melo Junior" w:id="4" w:date="2025-11-06T15:23:17Z">
              <w:r w:rsidDel="00000000" w:rsidR="00000000" w:rsidRPr="00000000">
                <w:rPr>
                  <w:b w:val="1"/>
                  <w:bCs w:val="1"/>
                  <w:sz w:val="21"/>
                  <w:szCs w:val="21"/>
                  <w:rtl w:val="0"/>
                </w:rPr>
                <w:t xml:space="preserve">:</w:t>
              </w:r>
            </w:ins>
            <w:r w:rsidDel="00000000" w:rsidR="00000000" w:rsidRPr="00000000">
              <w:rPr>
                <w:sz w:val="21"/>
                <w:szCs w:val="21"/>
                <w:rtl w:val="0"/>
              </w:rPr>
              <w:t xml:space="preserve"> </w:t>
            </w:r>
            <w:r w:rsidDel="00000000" w:rsidR="00000000" w:rsidRPr="00000000">
              <w:rPr>
                <w:b w:val="1"/>
                <w:bCs w:val="1"/>
                <w:sz w:val="21"/>
                <w:szCs w:val="21"/>
                <w:rtl w:val="0"/>
              </w:rPr>
              <w:t xml:space="preserve">Canais de comunicação</w:t>
            </w:r>
            <w:r w:rsidDel="00000000" w:rsidR="00000000" w:rsidRPr="00000000">
              <w:rPr>
                <w:sz w:val="21"/>
                <w:szCs w:val="21"/>
                <w:rtl w:val="0"/>
              </w:rPr>
              <w:t xml:space="preserve"> formais documentados (intranet, plataformas colaborativas, comitês). </w:t>
            </w:r>
            <w:r w:rsidDel="00000000" w:rsidR="00000000" w:rsidRPr="00000000">
              <w:rPr>
                <w:b w:val="1"/>
                <w:bCs w:val="1"/>
                <w:sz w:val="21"/>
                <w:szCs w:val="21"/>
                <w:rtl w:val="0"/>
              </w:rPr>
              <w:t xml:space="preserve">Políticas e procedimentos</w:t>
            </w:r>
            <w:r w:rsidDel="00000000" w:rsidR="00000000" w:rsidRPr="00000000">
              <w:rPr>
                <w:sz w:val="21"/>
                <w:szCs w:val="21"/>
                <w:rtl w:val="0"/>
              </w:rPr>
              <w:t xml:space="preserve"> de colaboração interfuncional. </w:t>
            </w:r>
            <w:r w:rsidDel="00000000" w:rsidR="00000000" w:rsidRPr="00000000">
              <w:rPr>
                <w:b w:val="1"/>
                <w:bCs w:val="1"/>
                <w:sz w:val="21"/>
                <w:szCs w:val="21"/>
                <w:rtl w:val="0"/>
              </w:rPr>
              <w:t xml:space="preserve">Acordos de colaboração</w:t>
            </w:r>
            <w:r w:rsidDel="00000000" w:rsidR="00000000" w:rsidRPr="00000000">
              <w:rPr>
                <w:sz w:val="21"/>
                <w:szCs w:val="21"/>
                <w:rtl w:val="0"/>
              </w:rPr>
              <w:t xml:space="preserve"> com parceiros externos (MOUs, contratos, SLAs). </w:t>
            </w:r>
            <w:r w:rsidDel="00000000" w:rsidR="00000000" w:rsidRPr="00000000">
              <w:rPr>
                <w:b w:val="1"/>
                <w:bCs w:val="1"/>
                <w:sz w:val="21"/>
                <w:szCs w:val="21"/>
                <w:rtl w:val="0"/>
              </w:rPr>
              <w:t xml:space="preserve">Estrutura de governança</w:t>
            </w:r>
            <w:r w:rsidDel="00000000" w:rsidR="00000000" w:rsidRPr="00000000">
              <w:rPr>
                <w:sz w:val="21"/>
                <w:szCs w:val="21"/>
                <w:rtl w:val="0"/>
              </w:rPr>
              <w:t xml:space="preserve"> para projetos colaborativos (steering committees, PMOs). </w:t>
            </w:r>
            <w:r w:rsidDel="00000000" w:rsidR="00000000" w:rsidRPr="00000000">
              <w:rPr>
                <w:b w:val="1"/>
                <w:bCs w:val="1"/>
                <w:sz w:val="21"/>
                <w:szCs w:val="21"/>
                <w:rtl w:val="0"/>
              </w:rPr>
              <w:t xml:space="preserve">Matrizes RACI</w:t>
            </w:r>
            <w:r w:rsidDel="00000000" w:rsidR="00000000" w:rsidRPr="00000000">
              <w:rPr>
                <w:sz w:val="21"/>
                <w:szCs w:val="21"/>
                <w:rtl w:val="0"/>
              </w:rPr>
              <w:t xml:space="preserve"> e definições de responsabilidades compartilhadas. </w:t>
            </w:r>
            <w:r w:rsidDel="00000000" w:rsidR="00000000" w:rsidRPr="00000000">
              <w:rPr>
                <w:b w:val="1"/>
                <w:bCs w:val="1"/>
                <w:sz w:val="21"/>
                <w:szCs w:val="21"/>
                <w:rtl w:val="0"/>
              </w:rPr>
              <w:t xml:space="preserve">Repositórios de conhecimento</w:t>
            </w:r>
            <w:r w:rsidDel="00000000" w:rsidR="00000000" w:rsidRPr="00000000">
              <w:rPr>
                <w:sz w:val="21"/>
                <w:szCs w:val="21"/>
                <w:rtl w:val="0"/>
              </w:rPr>
              <w:t xml:space="preserve"> compartilhados (wikis, bases de conhecimento). </w:t>
            </w:r>
            <w:r w:rsidDel="00000000" w:rsidR="00000000" w:rsidRPr="00000000">
              <w:rPr>
                <w:b w:val="1"/>
                <w:bCs w:val="1"/>
                <w:sz w:val="21"/>
                <w:szCs w:val="21"/>
                <w:rtl w:val="0"/>
              </w:rPr>
              <w:t xml:space="preserve">Calendário de rituais</w:t>
            </w:r>
            <w:r w:rsidDel="00000000" w:rsidR="00000000" w:rsidRPr="00000000">
              <w:rPr>
                <w:sz w:val="21"/>
                <w:szCs w:val="21"/>
                <w:rtl w:val="0"/>
              </w:rPr>
              <w:t xml:space="preserve"> interfuncionais (frequência, participantes, outcomes). </w:t>
            </w:r>
            <w:r w:rsidDel="00000000" w:rsidR="00000000" w:rsidRPr="00000000">
              <w:rPr>
                <w:b w:val="1"/>
                <w:bCs w:val="1"/>
                <w:sz w:val="21"/>
                <w:szCs w:val="21"/>
                <w:rtl w:val="0"/>
              </w:rPr>
              <w:t xml:space="preserve">Casos de estudo</w:t>
            </w:r>
            <w:r w:rsidDel="00000000" w:rsidR="00000000" w:rsidRPr="00000000">
              <w:rPr>
                <w:sz w:val="21"/>
                <w:szCs w:val="21"/>
                <w:rtl w:val="0"/>
              </w:rPr>
              <w:t xml:space="preserve"> de projetos colaborativos concluídos. </w:t>
            </w:r>
            <w:r w:rsidDel="00000000" w:rsidR="00000000" w:rsidRPr="00000000">
              <w:rPr>
                <w:b w:val="1"/>
                <w:bCs w:val="1"/>
                <w:sz w:val="21"/>
                <w:szCs w:val="21"/>
                <w:rtl w:val="0"/>
              </w:rPr>
              <w:t xml:space="preserve">OKRs/KPIs compartilhados</w:t>
            </w:r>
            <w:r w:rsidDel="00000000" w:rsidR="00000000" w:rsidRPr="00000000">
              <w:rPr>
                <w:sz w:val="21"/>
                <w:szCs w:val="21"/>
                <w:rtl w:val="0"/>
              </w:rPr>
              <w:t xml:space="preserve"> entre áreas ou com parceiros. </w:t>
            </w:r>
            <w:r w:rsidDel="00000000" w:rsidR="00000000" w:rsidRPr="00000000">
              <w:rPr>
                <w:b w:val="1"/>
                <w:bCs w:val="1"/>
                <w:sz w:val="21"/>
                <w:szCs w:val="21"/>
                <w:rtl w:val="0"/>
              </w:rPr>
              <w:t xml:space="preserve">B) Métricas/KPIs</w:t>
            </w:r>
            <w:r w:rsidDel="00000000" w:rsidR="00000000" w:rsidRPr="00000000">
              <w:rPr>
                <w:sz w:val="21"/>
                <w:szCs w:val="21"/>
                <w:rtl w:val="0"/>
              </w:rPr>
              <w:t xml:space="preserve"> % de projetos com </w:t>
            </w:r>
            <w:r w:rsidDel="00000000" w:rsidR="00000000" w:rsidRPr="00000000">
              <w:rPr>
                <w:b w:val="1"/>
                <w:bCs w:val="1"/>
                <w:sz w:val="21"/>
                <w:szCs w:val="21"/>
                <w:rtl w:val="0"/>
              </w:rPr>
              <w:t xml:space="preserve">participação multifuncional</w:t>
            </w:r>
            <w:r w:rsidDel="00000000" w:rsidR="00000000" w:rsidRPr="00000000">
              <w:rPr>
                <w:sz w:val="21"/>
                <w:szCs w:val="21"/>
                <w:rtl w:val="0"/>
              </w:rPr>
              <w:t xml:space="preserve"> (2+ áreas). </w:t>
            </w:r>
            <w:r w:rsidDel="00000000" w:rsidR="00000000" w:rsidRPr="00000000">
              <w:rPr>
                <w:b w:val="1"/>
                <w:bCs w:val="1"/>
                <w:sz w:val="21"/>
                <w:szCs w:val="21"/>
                <w:rtl w:val="0"/>
              </w:rPr>
              <w:t xml:space="preserve">Tempo de ciclo</w:t>
            </w:r>
            <w:r w:rsidDel="00000000" w:rsidR="00000000" w:rsidRPr="00000000">
              <w:rPr>
                <w:sz w:val="21"/>
                <w:szCs w:val="21"/>
                <w:rtl w:val="0"/>
              </w:rPr>
              <w:t xml:space="preserve"> para projetos colaborativos vs. projetos isolados. </w:t>
            </w:r>
            <w:r w:rsidDel="00000000" w:rsidR="00000000" w:rsidRPr="00000000">
              <w:rPr>
                <w:b w:val="1"/>
                <w:bCs w:val="1"/>
                <w:sz w:val="21"/>
                <w:szCs w:val="21"/>
                <w:rtl w:val="0"/>
              </w:rPr>
              <w:t xml:space="preserve">NPS interno</w:t>
            </w:r>
            <w:r w:rsidDel="00000000" w:rsidR="00000000" w:rsidRPr="00000000">
              <w:rPr>
                <w:sz w:val="21"/>
                <w:szCs w:val="21"/>
                <w:rtl w:val="0"/>
              </w:rPr>
              <w:t xml:space="preserve"> (satisfação de colaboração entre áreas). </w:t>
            </w:r>
            <w:r w:rsidDel="00000000" w:rsidR="00000000" w:rsidRPr="00000000">
              <w:rPr>
                <w:b w:val="1"/>
                <w:bCs w:val="1"/>
                <w:sz w:val="21"/>
                <w:szCs w:val="21"/>
                <w:rtl w:val="0"/>
              </w:rPr>
              <w:t xml:space="preserve">Taxa de retrabalho</w:t>
            </w:r>
            <w:r w:rsidDel="00000000" w:rsidR="00000000" w:rsidRPr="00000000">
              <w:rPr>
                <w:sz w:val="21"/>
                <w:szCs w:val="21"/>
                <w:rtl w:val="0"/>
              </w:rPr>
              <w:t xml:space="preserve"> devido a falhas de comunicação/coordenação. </w:t>
            </w:r>
            <w:r w:rsidDel="00000000" w:rsidR="00000000" w:rsidRPr="00000000">
              <w:rPr>
                <w:b w:val="1"/>
                <w:bCs w:val="1"/>
                <w:sz w:val="21"/>
                <w:szCs w:val="21"/>
                <w:rtl w:val="0"/>
              </w:rPr>
              <w:t xml:space="preserve">Número de iniciativas conjuntas</w:t>
            </w:r>
            <w:r w:rsidDel="00000000" w:rsidR="00000000" w:rsidRPr="00000000">
              <w:rPr>
                <w:sz w:val="21"/>
                <w:szCs w:val="21"/>
                <w:rtl w:val="0"/>
              </w:rPr>
              <w:t xml:space="preserve"> com parceiros externos por ano. </w:t>
            </w:r>
            <w:r w:rsidDel="00000000" w:rsidR="00000000" w:rsidRPr="00000000">
              <w:rPr>
                <w:b w:val="1"/>
                <w:bCs w:val="1"/>
                <w:sz w:val="21"/>
                <w:szCs w:val="21"/>
                <w:rtl w:val="0"/>
              </w:rPr>
              <w:t xml:space="preserve">% de recursos compartilhados</w:t>
            </w:r>
            <w:r w:rsidDel="00000000" w:rsidR="00000000" w:rsidRPr="00000000">
              <w:rPr>
                <w:sz w:val="21"/>
                <w:szCs w:val="21"/>
                <w:rtl w:val="0"/>
              </w:rPr>
              <w:t xml:space="preserve"> entre equipes. </w:t>
            </w:r>
            <w:r w:rsidDel="00000000" w:rsidR="00000000" w:rsidRPr="00000000">
              <w:rPr>
                <w:b w:val="1"/>
                <w:bCs w:val="1"/>
                <w:sz w:val="21"/>
                <w:szCs w:val="21"/>
                <w:rtl w:val="0"/>
              </w:rPr>
              <w:t xml:space="preserve">Taxa de conclusão</w:t>
            </w:r>
            <w:r w:rsidDel="00000000" w:rsidR="00000000" w:rsidRPr="00000000">
              <w:rPr>
                <w:sz w:val="21"/>
                <w:szCs w:val="21"/>
                <w:rtl w:val="0"/>
              </w:rPr>
              <w:t xml:space="preserve"> de projetos colaborativos. </w:t>
            </w:r>
            <w:r w:rsidDel="00000000" w:rsidR="00000000" w:rsidRPr="00000000">
              <w:rPr>
                <w:b w:val="1"/>
                <w:bCs w:val="1"/>
                <w:sz w:val="21"/>
                <w:szCs w:val="21"/>
                <w:rtl w:val="0"/>
              </w:rPr>
              <w:t xml:space="preserve">Tempo médio de resposta</w:t>
            </w:r>
            <w:r w:rsidDel="00000000" w:rsidR="00000000" w:rsidRPr="00000000">
              <w:rPr>
                <w:sz w:val="21"/>
                <w:szCs w:val="21"/>
                <w:rtl w:val="0"/>
              </w:rPr>
              <w:t xml:space="preserve"> a solicitações de outras áreas. </w:t>
            </w:r>
            <w:r w:rsidDel="00000000" w:rsidR="00000000" w:rsidRPr="00000000">
              <w:rPr>
                <w:b w:val="1"/>
                <w:bCs w:val="1"/>
                <w:sz w:val="21"/>
                <w:szCs w:val="21"/>
                <w:rtl w:val="0"/>
              </w:rPr>
              <w:t xml:space="preserve">% de colaboradores</w:t>
            </w:r>
            <w:r w:rsidDel="00000000" w:rsidR="00000000" w:rsidRPr="00000000">
              <w:rPr>
                <w:sz w:val="21"/>
                <w:szCs w:val="21"/>
                <w:rtl w:val="0"/>
              </w:rPr>
              <w:t xml:space="preserve"> envolvidos em projetos </w:t>
            </w:r>
            <w:ins w:author="Wilson de Souza Melo Junior" w:id="5" w:date="2025-11-06T15:23:47Z">
              <w:r w:rsidDel="00000000" w:rsidR="00000000" w:rsidRPr="00000000">
                <w:rPr>
                  <w:sz w:val="21"/>
                  <w:szCs w:val="21"/>
                  <w:rtl w:val="0"/>
                </w:rPr>
                <w:t xml:space="preserve">que contemplam m</w:t>
              </w:r>
              <w:r w:rsidDel="00000000" w:rsidR="00000000" w:rsidRPr="00000000">
                <w:rPr>
                  <w:sz w:val="21"/>
                  <w:szCs w:val="21"/>
                  <w:rtl w:val="0"/>
                  <w:rPrChange w:author="Wilson de Souza Melo Junior" w:id="6" w:date="2025-11-06T15:23:47Z">
                    <w:rPr>
                      <w:sz w:val="21"/>
                      <w:szCs w:val="21"/>
                    </w:rPr>
                  </w:rPrChange>
                </w:rPr>
                <w:t xml:space="preserve">últiplas funções</w:t>
              </w:r>
            </w:ins>
            <w:del w:author="Wilson de Souza Melo Junior" w:id="5" w:date="2025-11-06T15:23:47Z">
              <w:r w:rsidDel="00000000" w:rsidR="00000000" w:rsidRPr="00000000">
                <w:rPr>
                  <w:sz w:val="21"/>
                  <w:szCs w:val="21"/>
                  <w:rtl w:val="0"/>
                </w:rPr>
                <w:delText xml:space="preserve">interfuncionais</w:delText>
              </w:r>
            </w:del>
            <w:r w:rsidDel="00000000" w:rsidR="00000000" w:rsidRPr="00000000">
              <w:rPr>
                <w:sz w:val="21"/>
                <w:szCs w:val="21"/>
                <w:rtl w:val="0"/>
              </w:rPr>
              <w:t xml:space="preserve">. </w:t>
            </w:r>
            <w:r w:rsidDel="00000000" w:rsidR="00000000" w:rsidRPr="00000000">
              <w:rPr>
                <w:b w:val="1"/>
                <w:bCs w:val="1"/>
                <w:sz w:val="21"/>
                <w:szCs w:val="21"/>
                <w:rtl w:val="0"/>
              </w:rPr>
              <w:t xml:space="preserve">C) Sinais por nível</w:t>
            </w:r>
            <w:r w:rsidDel="00000000" w:rsidR="00000000" w:rsidRPr="00000000">
              <w:rPr>
                <w:sz w:val="21"/>
                <w:szCs w:val="21"/>
                <w:rtl w:val="0"/>
              </w:rPr>
              <w:t xml:space="preserve"> </w:t>
            </w:r>
            <w:r w:rsidDel="00000000" w:rsidR="00000000" w:rsidRPr="00000000">
              <w:rPr>
                <w:b w:val="1"/>
                <w:bCs w:val="1"/>
                <w:sz w:val="21"/>
                <w:szCs w:val="21"/>
                <w:rtl w:val="0"/>
              </w:rPr>
              <w:t xml:space="preserve">N0:</w:t>
            </w:r>
            <w:r w:rsidDel="00000000" w:rsidR="00000000" w:rsidRPr="00000000">
              <w:rPr>
                <w:sz w:val="21"/>
                <w:szCs w:val="21"/>
                <w:rtl w:val="0"/>
              </w:rPr>
              <w:t xml:space="preserve"> silos organizacionais rígidos; comunicação informal por e-mail ou conversas; falta de visibilidade cross-team; handoffs problemáticos. </w:t>
            </w:r>
            <w:r w:rsidDel="00000000" w:rsidR="00000000" w:rsidRPr="00000000">
              <w:rPr>
                <w:b w:val="1"/>
                <w:bCs w:val="1"/>
                <w:sz w:val="21"/>
                <w:szCs w:val="21"/>
                <w:rtl w:val="0"/>
              </w:rPr>
              <w:t xml:space="preserve">N1:</w:t>
            </w:r>
            <w:r w:rsidDel="00000000" w:rsidR="00000000" w:rsidRPr="00000000">
              <w:rPr>
                <w:sz w:val="21"/>
                <w:szCs w:val="21"/>
                <w:rtl w:val="0"/>
              </w:rPr>
              <w:t xml:space="preserve"> intranet, newsletters, reuniões all-hands estabelecidas; canais do Slack/Teams criados; informação flui mas sem trabalho conjunto. </w:t>
            </w:r>
            <w:r w:rsidDel="00000000" w:rsidR="00000000" w:rsidRPr="00000000">
              <w:rPr>
                <w:b w:val="1"/>
                <w:bCs w:val="1"/>
                <w:sz w:val="21"/>
                <w:szCs w:val="21"/>
                <w:rtl w:val="0"/>
              </w:rPr>
              <w:t xml:space="preserve">N2:</w:t>
            </w:r>
            <w:r w:rsidDel="00000000" w:rsidR="00000000" w:rsidRPr="00000000">
              <w:rPr>
                <w:sz w:val="21"/>
                <w:szCs w:val="21"/>
                <w:rtl w:val="0"/>
              </w:rPr>
              <w:t xml:space="preserve"> task forces e comitês temporários para resolver problemas específicos; projetos pontuais com múltiplas áreas; colaboração ainda requer aprovação da liderança. </w:t>
            </w:r>
            <w:r w:rsidDel="00000000" w:rsidR="00000000" w:rsidRPr="00000000">
              <w:rPr>
                <w:b w:val="1"/>
                <w:bCs w:val="1"/>
                <w:sz w:val="21"/>
                <w:szCs w:val="21"/>
                <w:rtl w:val="0"/>
              </w:rPr>
              <w:t xml:space="preserve">N3:</w:t>
            </w:r>
            <w:r w:rsidDel="00000000" w:rsidR="00000000" w:rsidRPr="00000000">
              <w:rPr>
                <w:sz w:val="21"/>
                <w:szCs w:val="21"/>
                <w:rtl w:val="0"/>
              </w:rPr>
              <w:t xml:space="preserve"> equipes podem ajustar processos e responsabilidades para facilitar colaboração; menos barreiras burocráticas; autonomia para resolver impedimentos locais. </w:t>
            </w:r>
            <w:r w:rsidDel="00000000" w:rsidR="00000000" w:rsidRPr="00000000">
              <w:rPr>
                <w:b w:val="1"/>
                <w:bCs w:val="1"/>
                <w:sz w:val="21"/>
                <w:szCs w:val="21"/>
                <w:rtl w:val="0"/>
              </w:rPr>
              <w:t xml:space="preserve">N4:</w:t>
            </w:r>
            <w:r w:rsidDel="00000000" w:rsidR="00000000" w:rsidRPr="00000000">
              <w:rPr>
                <w:sz w:val="21"/>
                <w:szCs w:val="21"/>
                <w:rtl w:val="0"/>
              </w:rPr>
              <w:t xml:space="preserve"> recursos (pessoas, orçamento, ferramentas) podem ser compartilhados entre áreas; projetos de longo prazo com co-ownership; modelo de riscos e recompensas parcialmente compartilhado (ex: bônus conjuntos). </w:t>
            </w:r>
            <w:r w:rsidDel="00000000" w:rsidR="00000000" w:rsidRPr="00000000">
              <w:rPr>
                <w:b w:val="1"/>
                <w:bCs w:val="1"/>
                <w:sz w:val="21"/>
                <w:szCs w:val="21"/>
                <w:rtl w:val="0"/>
              </w:rPr>
              <w:t xml:space="preserve">N5:</w:t>
            </w:r>
            <w:r w:rsidDel="00000000" w:rsidR="00000000" w:rsidRPr="00000000">
              <w:rPr>
                <w:sz w:val="21"/>
                <w:szCs w:val="21"/>
                <w:rtl w:val="0"/>
              </w:rPr>
              <w:t xml:space="preserve"> squads/pods multidisciplinares se formam dinamicamente; plataformas de colaboração integradas; OKRs compartilhados; cultura de transparência radical; riscos, responsabilidades e sucessos totalmente compartilhados. </w:t>
            </w:r>
            <w:r w:rsidDel="00000000" w:rsidR="00000000" w:rsidRPr="00000000">
              <w:rPr>
                <w:b w:val="1"/>
                <w:bCs w:val="1"/>
                <w:sz w:val="21"/>
                <w:szCs w:val="21"/>
                <w:rtl w:val="0"/>
              </w:rPr>
              <w:t xml:space="preserve">D) Amostragem</w:t>
            </w:r>
            <w:r w:rsidDel="00000000" w:rsidR="00000000" w:rsidRPr="00000000">
              <w:rPr>
                <w:sz w:val="21"/>
                <w:szCs w:val="21"/>
                <w:rtl w:val="0"/>
              </w:rPr>
              <w:t xml:space="preserve"> Selecionar </w:t>
            </w:r>
            <w:r w:rsidDel="00000000" w:rsidR="00000000" w:rsidRPr="00000000">
              <w:rPr>
                <w:b w:val="1"/>
                <w:bCs w:val="1"/>
                <w:sz w:val="21"/>
                <w:szCs w:val="21"/>
                <w:rtl w:val="0"/>
              </w:rPr>
              <w:t xml:space="preserve">3-5 iniciativas estratégicas</w:t>
            </w:r>
            <w:r w:rsidDel="00000000" w:rsidR="00000000" w:rsidRPr="00000000">
              <w:rPr>
                <w:sz w:val="21"/>
                <w:szCs w:val="21"/>
                <w:rtl w:val="0"/>
              </w:rPr>
              <w:t xml:space="preserve"> dos últimos 12 meses que envolveram múltiplas áreas ou parceiros externos. Para cada iniciativa, documentar: (1) composição da equipe e áreas envolvidas; (2) canais formais utilizados; (3) recursos compartilhados; (4) modelo de governança; (5) resultados e aprendizados; (6) evidências de empoderamento e autonomia; (7) mecanismos de compartilhamento de riscos/recompensas.</w:t>
            </w:r>
          </w:p>
        </w:tc>
      </w:tr>
    </w:tbl>
    <w:p w:rsidR="00000000" w:rsidDel="00000000" w:rsidP="00000000" w:rsidRDefault="00000000" w:rsidRPr="00000000" w14:paraId="00000031">
      <w:pPr>
        <w:pStyle w:val="Heading1"/>
        <w:keepNext w:val="0"/>
        <w:keepLines w:val="0"/>
        <w:pBdr>
          <w:bottom w:color="auto" w:space="6" w:sz="0" w:val="none"/>
        </w:pBdr>
        <w:spacing w:after="240" w:before="0" w:line="300" w:lineRule="auto"/>
        <w:rPr>
          <w:b w:val="1"/>
          <w:bCs w:val="1"/>
          <w:sz w:val="46"/>
          <w:szCs w:val="46"/>
        </w:rPr>
      </w:pPr>
      <w:bookmarkStart w:colFirst="0" w:colLast="0" w:name="_dy6fydvf3v4p" w:id="2"/>
      <w:bookmarkEnd w:id="2"/>
      <w:r w:rsidDel="00000000" w:rsidR="00000000" w:rsidRPr="00000000">
        <w:rPr>
          <w:b w:val="1"/>
          <w:bCs w:val="1"/>
          <w:sz w:val="46"/>
          <w:szCs w:val="46"/>
          <w:rtl w:val="0"/>
        </w:rPr>
        <w:t xml:space="preserve">Glossário</w:t>
      </w:r>
    </w:p>
    <w:tbl>
      <w:tblPr>
        <w:tblStyle w:val="Table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060"/>
        <w:tblGridChange w:id="0">
          <w:tblGrid>
            <w:gridCol w:w="2880"/>
            <w:gridCol w:w="606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spacing w:after="160" w:lineRule="auto"/>
              <w:rPr>
                <w:sz w:val="21"/>
                <w:szCs w:val="21"/>
              </w:rPr>
            </w:pPr>
            <w:r w:rsidDel="00000000" w:rsidR="00000000" w:rsidRPr="00000000">
              <w:rPr>
                <w:b w:val="1"/>
                <w:bCs w:val="1"/>
                <w:sz w:val="21"/>
                <w:szCs w:val="21"/>
                <w:rtl w:val="0"/>
              </w:rPr>
              <w:t xml:space="preserve">Termo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spacing w:after="160" w:lineRule="auto"/>
              <w:rPr>
                <w:sz w:val="21"/>
                <w:szCs w:val="21"/>
              </w:rPr>
            </w:pPr>
            <w:r w:rsidDel="00000000" w:rsidR="00000000" w:rsidRPr="00000000">
              <w:rPr>
                <w:b w:val="1"/>
                <w:bCs w:val="1"/>
                <w:sz w:val="21"/>
                <w:szCs w:val="21"/>
                <w:rtl w:val="0"/>
              </w:rPr>
              <w:t xml:space="preserve">Definição</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spacing w:after="160" w:lineRule="auto"/>
              <w:rPr>
                <w:sz w:val="21"/>
                <w:szCs w:val="21"/>
              </w:rPr>
            </w:pPr>
            <w:r w:rsidDel="00000000" w:rsidR="00000000" w:rsidRPr="00000000">
              <w:rPr>
                <w:b w:val="1"/>
                <w:bCs w:val="1"/>
                <w:sz w:val="21"/>
                <w:szCs w:val="21"/>
                <w:rtl w:val="0"/>
              </w:rPr>
              <w:t xml:space="preserve">Colaboração Inter-Empresarial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spacing w:after="160" w:lineRule="auto"/>
              <w:rPr>
                <w:sz w:val="21"/>
                <w:szCs w:val="21"/>
              </w:rPr>
            </w:pPr>
            <w:r w:rsidDel="00000000" w:rsidR="00000000" w:rsidRPr="00000000">
              <w:rPr>
                <w:sz w:val="21"/>
                <w:szCs w:val="21"/>
                <w:rtl w:val="0"/>
              </w:rPr>
              <w:t xml:space="preserve">Cooperação entre diferentes organizações (clientes, fornecedores, parceiros, concorrentes) para alcançar objetivos mútuos.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spacing w:after="160" w:lineRule="auto"/>
              <w:rPr>
                <w:sz w:val="21"/>
                <w:szCs w:val="21"/>
              </w:rPr>
            </w:pPr>
            <w:r w:rsidDel="00000000" w:rsidR="00000000" w:rsidRPr="00000000">
              <w:rPr>
                <w:b w:val="1"/>
                <w:bCs w:val="1"/>
                <w:sz w:val="21"/>
                <w:szCs w:val="21"/>
                <w:rtl w:val="0"/>
              </w:rPr>
              <w:t xml:space="preserve">Colaboração Intra-Empresarial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spacing w:after="160" w:lineRule="auto"/>
              <w:rPr>
                <w:sz w:val="21"/>
                <w:szCs w:val="21"/>
              </w:rPr>
            </w:pPr>
            <w:r w:rsidDel="00000000" w:rsidR="00000000" w:rsidRPr="00000000">
              <w:rPr>
                <w:sz w:val="21"/>
                <w:szCs w:val="21"/>
                <w:rtl w:val="0"/>
              </w:rPr>
              <w:t xml:space="preserve">Cooperação entre diferentes áreas, departamentos ou equipes dentro da mesma organização.</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spacing w:after="160" w:lineRule="auto"/>
              <w:rPr>
                <w:sz w:val="21"/>
                <w:szCs w:val="21"/>
              </w:rPr>
            </w:pPr>
            <w:r w:rsidDel="00000000" w:rsidR="00000000" w:rsidRPr="00000000">
              <w:rPr>
                <w:b w:val="1"/>
                <w:bCs w:val="1"/>
                <w:sz w:val="21"/>
                <w:szCs w:val="21"/>
                <w:rtl w:val="0"/>
              </w:rPr>
              <w:t xml:space="preserve">Silos Organizacionais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9">
            <w:pPr>
              <w:spacing w:after="160" w:lineRule="auto"/>
              <w:rPr>
                <w:sz w:val="21"/>
                <w:szCs w:val="21"/>
              </w:rPr>
            </w:pPr>
            <w:r w:rsidDel="00000000" w:rsidR="00000000" w:rsidRPr="00000000">
              <w:rPr>
                <w:sz w:val="21"/>
                <w:szCs w:val="21"/>
                <w:rtl w:val="0"/>
              </w:rPr>
              <w:t xml:space="preserve">Estruturas isoladas onde áreas trabalham de forma independente com pouca comunicação ou compartilhamento de informações.</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spacing w:after="160" w:lineRule="auto"/>
              <w:rPr>
                <w:sz w:val="21"/>
                <w:szCs w:val="21"/>
              </w:rPr>
            </w:pPr>
            <w:r w:rsidDel="00000000" w:rsidR="00000000" w:rsidRPr="00000000">
              <w:rPr>
                <w:b w:val="1"/>
                <w:bCs w:val="1"/>
                <w:sz w:val="21"/>
                <w:szCs w:val="21"/>
                <w:rtl w:val="0"/>
              </w:rPr>
              <w:t xml:space="preserve">Canais Formais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spacing w:after="160" w:lineRule="auto"/>
              <w:rPr>
                <w:sz w:val="21"/>
                <w:szCs w:val="21"/>
              </w:rPr>
            </w:pPr>
            <w:r w:rsidDel="00000000" w:rsidR="00000000" w:rsidRPr="00000000">
              <w:rPr>
                <w:sz w:val="21"/>
                <w:szCs w:val="21"/>
                <w:rtl w:val="0"/>
              </w:rPr>
              <w:t xml:space="preserve">Meios oficialmente estabelecidos pela organização para comunicação e colaboração (ex: reuniões regulares, plataformas, comitês).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spacing w:after="160" w:lineRule="auto"/>
              <w:rPr>
                <w:sz w:val="21"/>
                <w:szCs w:val="21"/>
              </w:rPr>
            </w:pPr>
            <w:r w:rsidDel="00000000" w:rsidR="00000000" w:rsidRPr="00000000">
              <w:rPr>
                <w:b w:val="1"/>
                <w:bCs w:val="1"/>
                <w:sz w:val="21"/>
                <w:szCs w:val="21"/>
                <w:rtl w:val="0"/>
              </w:rPr>
              <w:t xml:space="preserve">Equipes Interfuncionais (Cross-functional)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spacing w:after="160" w:lineRule="auto"/>
              <w:rPr>
                <w:sz w:val="21"/>
                <w:szCs w:val="21"/>
              </w:rPr>
            </w:pPr>
            <w:r w:rsidDel="00000000" w:rsidR="00000000" w:rsidRPr="00000000">
              <w:rPr>
                <w:sz w:val="21"/>
                <w:szCs w:val="21"/>
                <w:rtl w:val="0"/>
              </w:rPr>
              <w:t xml:space="preserve">Times compostos por membros de diferentes áreas funcionais trabalhando juntos em um objetivo comum.</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spacing w:after="160" w:lineRule="auto"/>
              <w:rPr>
                <w:sz w:val="21"/>
                <w:szCs w:val="21"/>
              </w:rPr>
            </w:pPr>
            <w:r w:rsidDel="00000000" w:rsidR="00000000" w:rsidRPr="00000000">
              <w:rPr>
                <w:b w:val="1"/>
                <w:bCs w:val="1"/>
                <w:sz w:val="21"/>
                <w:szCs w:val="21"/>
                <w:rtl w:val="0"/>
              </w:rPr>
              <w:t xml:space="preserve">Empoderamento (Empowerment)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F">
            <w:pPr>
              <w:spacing w:after="160" w:lineRule="auto"/>
              <w:rPr>
                <w:sz w:val="21"/>
                <w:szCs w:val="21"/>
              </w:rPr>
            </w:pPr>
            <w:r w:rsidDel="00000000" w:rsidR="00000000" w:rsidRPr="00000000">
              <w:rPr>
                <w:sz w:val="21"/>
                <w:szCs w:val="21"/>
                <w:rtl w:val="0"/>
              </w:rPr>
              <w:t xml:space="preserve">Delegação de autoridade e autonomia para que equipes tomem decisões e realizem ações sem necessidade de aprovação hierárquica constante.</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0">
            <w:pPr>
              <w:spacing w:after="160" w:lineRule="auto"/>
              <w:rPr>
                <w:sz w:val="21"/>
                <w:szCs w:val="21"/>
              </w:rPr>
            </w:pPr>
            <w:r w:rsidDel="00000000" w:rsidR="00000000" w:rsidRPr="00000000">
              <w:rPr>
                <w:b w:val="1"/>
                <w:bCs w:val="1"/>
                <w:sz w:val="21"/>
                <w:szCs w:val="21"/>
                <w:rtl w:val="0"/>
              </w:rPr>
              <w:t xml:space="preserve">RACI</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1">
            <w:pPr>
              <w:spacing w:after="160" w:lineRule="auto"/>
              <w:rPr>
                <w:sz w:val="21"/>
                <w:szCs w:val="21"/>
              </w:rPr>
            </w:pPr>
            <w:r w:rsidDel="00000000" w:rsidR="00000000" w:rsidRPr="00000000">
              <w:rPr>
                <w:sz w:val="21"/>
                <w:szCs w:val="21"/>
                <w:rtl w:val="0"/>
              </w:rPr>
              <w:t xml:space="preserve">Matriz que define quem é Responsible (Responsável), Accountable (Aprovador), Consulted (Consultado) e Informed (Informado) em cada atividade.</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2">
            <w:pPr>
              <w:spacing w:after="160" w:lineRule="auto"/>
              <w:rPr>
                <w:sz w:val="21"/>
                <w:szCs w:val="21"/>
              </w:rPr>
            </w:pPr>
            <w:r w:rsidDel="00000000" w:rsidR="00000000" w:rsidRPr="00000000">
              <w:rPr>
                <w:b w:val="1"/>
                <w:bCs w:val="1"/>
                <w:sz w:val="21"/>
                <w:szCs w:val="21"/>
                <w:rtl w:val="0"/>
              </w:rPr>
              <w:t xml:space="preserve">OKR (Objectives and Key Results)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3">
            <w:pPr>
              <w:spacing w:after="160" w:lineRule="auto"/>
              <w:rPr>
                <w:sz w:val="21"/>
                <w:szCs w:val="21"/>
              </w:rPr>
            </w:pPr>
            <w:r w:rsidDel="00000000" w:rsidR="00000000" w:rsidRPr="00000000">
              <w:rPr>
                <w:sz w:val="21"/>
                <w:szCs w:val="21"/>
                <w:rtl w:val="0"/>
              </w:rPr>
              <w:t xml:space="preserve">Framework de gestão de metas com objetivos qualitativos e resultados-chave mensuráveis, frequentemente compartilhados entre equipes.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4">
            <w:pPr>
              <w:spacing w:after="160" w:lineRule="auto"/>
              <w:rPr>
                <w:sz w:val="21"/>
                <w:szCs w:val="21"/>
              </w:rPr>
            </w:pPr>
            <w:r w:rsidDel="00000000" w:rsidR="00000000" w:rsidRPr="00000000">
              <w:rPr>
                <w:b w:val="1"/>
                <w:bCs w:val="1"/>
                <w:sz w:val="21"/>
                <w:szCs w:val="21"/>
                <w:rtl w:val="0"/>
              </w:rPr>
              <w:t xml:space="preserve">KPI (Key Performance Indicator)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5">
            <w:pPr>
              <w:spacing w:after="160" w:lineRule="auto"/>
              <w:rPr>
                <w:sz w:val="21"/>
                <w:szCs w:val="21"/>
              </w:rPr>
            </w:pPr>
            <w:r w:rsidDel="00000000" w:rsidR="00000000" w:rsidRPr="00000000">
              <w:rPr>
                <w:sz w:val="21"/>
                <w:szCs w:val="21"/>
                <w:rtl w:val="0"/>
              </w:rPr>
              <w:t xml:space="preserve">Indicador-chave de desempenho usado para medir progresso em direção a objetivos estratégicos.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spacing w:after="160" w:lineRule="auto"/>
              <w:rPr>
                <w:sz w:val="21"/>
                <w:szCs w:val="21"/>
              </w:rPr>
            </w:pPr>
            <w:r w:rsidDel="00000000" w:rsidR="00000000" w:rsidRPr="00000000">
              <w:rPr>
                <w:b w:val="1"/>
                <w:bCs w:val="1"/>
                <w:sz w:val="21"/>
                <w:szCs w:val="21"/>
                <w:rtl w:val="0"/>
              </w:rPr>
              <w:t xml:space="preserve">SLA (Service Level Agreement)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7">
            <w:pPr>
              <w:spacing w:after="160" w:lineRule="auto"/>
              <w:rPr>
                <w:sz w:val="21"/>
                <w:szCs w:val="21"/>
              </w:rPr>
            </w:pPr>
            <w:r w:rsidDel="00000000" w:rsidR="00000000" w:rsidRPr="00000000">
              <w:rPr>
                <w:sz w:val="21"/>
                <w:szCs w:val="21"/>
                <w:rtl w:val="0"/>
              </w:rPr>
              <w:t xml:space="preserve">Acordo formal que define expectativas de nível de serviço entre fornecedor e cliente (interno ou externo).</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8">
            <w:pPr>
              <w:spacing w:after="160" w:lineRule="auto"/>
              <w:rPr>
                <w:sz w:val="21"/>
                <w:szCs w:val="21"/>
              </w:rPr>
            </w:pPr>
            <w:r w:rsidDel="00000000" w:rsidR="00000000" w:rsidRPr="00000000">
              <w:rPr>
                <w:b w:val="1"/>
                <w:bCs w:val="1"/>
                <w:sz w:val="21"/>
                <w:szCs w:val="21"/>
                <w:rtl w:val="0"/>
              </w:rPr>
              <w:t xml:space="preserve">MOU (Memorandum of Understanding)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spacing w:after="160" w:lineRule="auto"/>
              <w:rPr>
                <w:sz w:val="21"/>
                <w:szCs w:val="21"/>
              </w:rPr>
            </w:pPr>
            <w:r w:rsidDel="00000000" w:rsidR="00000000" w:rsidRPr="00000000">
              <w:rPr>
                <w:sz w:val="21"/>
                <w:szCs w:val="21"/>
                <w:rtl w:val="0"/>
              </w:rPr>
              <w:t xml:space="preserve">Documento que expressa entendimento mútuo e intenção de colaboração entre partes, menos formal que um contrato.</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A">
            <w:pPr>
              <w:spacing w:after="160" w:lineRule="auto"/>
              <w:rPr>
                <w:sz w:val="21"/>
                <w:szCs w:val="21"/>
              </w:rPr>
            </w:pPr>
            <w:r w:rsidDel="00000000" w:rsidR="00000000" w:rsidRPr="00000000">
              <w:rPr>
                <w:b w:val="1"/>
                <w:bCs w:val="1"/>
                <w:sz w:val="21"/>
                <w:szCs w:val="21"/>
                <w:rtl w:val="0"/>
              </w:rPr>
              <w:t xml:space="preserve">Handoff</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spacing w:after="160" w:lineRule="auto"/>
              <w:rPr>
                <w:sz w:val="21"/>
                <w:szCs w:val="21"/>
              </w:rPr>
            </w:pPr>
            <w:r w:rsidDel="00000000" w:rsidR="00000000" w:rsidRPr="00000000">
              <w:rPr>
                <w:sz w:val="21"/>
                <w:szCs w:val="21"/>
                <w:rtl w:val="0"/>
              </w:rPr>
              <w:t xml:space="preserve">Transferência de trabalho ou responsabilidade entre pessoas, equipes ou áreas; ponto de fricção comum em processos.</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spacing w:after="160" w:lineRule="auto"/>
              <w:rPr>
                <w:sz w:val="21"/>
                <w:szCs w:val="21"/>
              </w:rPr>
            </w:pPr>
            <w:r w:rsidDel="00000000" w:rsidR="00000000" w:rsidRPr="00000000">
              <w:rPr>
                <w:b w:val="1"/>
                <w:bCs w:val="1"/>
                <w:sz w:val="21"/>
                <w:szCs w:val="21"/>
                <w:rtl w:val="0"/>
              </w:rPr>
              <w:t xml:space="preserve">Squad/Pod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spacing w:after="160" w:lineRule="auto"/>
              <w:rPr>
                <w:sz w:val="21"/>
                <w:szCs w:val="21"/>
              </w:rPr>
            </w:pPr>
            <w:r w:rsidDel="00000000" w:rsidR="00000000" w:rsidRPr="00000000">
              <w:rPr>
                <w:sz w:val="21"/>
                <w:szCs w:val="21"/>
                <w:rtl w:val="0"/>
              </w:rPr>
              <w:t xml:space="preserve">Pequena equipe multidisciplinar e autônoma com ownership sobre um produto, serviço ou jornada específica.</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spacing w:after="160" w:lineRule="auto"/>
              <w:rPr>
                <w:sz w:val="21"/>
                <w:szCs w:val="21"/>
              </w:rPr>
            </w:pPr>
            <w:r w:rsidDel="00000000" w:rsidR="00000000" w:rsidRPr="00000000">
              <w:rPr>
                <w:b w:val="1"/>
                <w:bCs w:val="1"/>
                <w:sz w:val="21"/>
                <w:szCs w:val="21"/>
                <w:rtl w:val="0"/>
              </w:rPr>
              <w:t xml:space="preserve">PMO (Project Management Office)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spacing w:after="160" w:lineRule="auto"/>
              <w:rPr>
                <w:sz w:val="21"/>
                <w:szCs w:val="21"/>
              </w:rPr>
            </w:pPr>
            <w:r w:rsidDel="00000000" w:rsidR="00000000" w:rsidRPr="00000000">
              <w:rPr>
                <w:sz w:val="21"/>
                <w:szCs w:val="21"/>
                <w:rtl w:val="0"/>
              </w:rPr>
              <w:t xml:space="preserve">Escritório que padroniza processos de governança relacionados a projetos e facilita compartilhamento de recursos, metodologias e ferramentas.</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spacing w:after="160" w:lineRule="auto"/>
              <w:rPr>
                <w:sz w:val="21"/>
                <w:szCs w:val="21"/>
              </w:rPr>
            </w:pPr>
            <w:r w:rsidDel="00000000" w:rsidR="00000000" w:rsidRPr="00000000">
              <w:rPr>
                <w:b w:val="1"/>
                <w:bCs w:val="1"/>
                <w:sz w:val="21"/>
                <w:szCs w:val="21"/>
                <w:rtl w:val="0"/>
              </w:rPr>
              <w:t xml:space="preserve">Steering Committee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spacing w:after="160" w:lineRule="auto"/>
              <w:rPr>
                <w:sz w:val="21"/>
                <w:szCs w:val="21"/>
              </w:rPr>
            </w:pPr>
            <w:r w:rsidDel="00000000" w:rsidR="00000000" w:rsidRPr="00000000">
              <w:rPr>
                <w:sz w:val="21"/>
                <w:szCs w:val="21"/>
                <w:rtl w:val="0"/>
              </w:rPr>
              <w:t xml:space="preserve">Comitê de direcionamento composto por stakeholders sêniores que tomam decisões estratégicas sobre iniciativas.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2">
            <w:pPr>
              <w:spacing w:after="160" w:lineRule="auto"/>
              <w:rPr>
                <w:sz w:val="21"/>
                <w:szCs w:val="21"/>
              </w:rPr>
            </w:pPr>
            <w:r w:rsidDel="00000000" w:rsidR="00000000" w:rsidRPr="00000000">
              <w:rPr>
                <w:b w:val="1"/>
                <w:bCs w:val="1"/>
                <w:sz w:val="21"/>
                <w:szCs w:val="21"/>
                <w:rtl w:val="0"/>
              </w:rPr>
              <w:t xml:space="preserve">Co-ownership</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spacing w:after="160" w:lineRule="auto"/>
              <w:rPr>
                <w:sz w:val="21"/>
                <w:szCs w:val="21"/>
              </w:rPr>
            </w:pPr>
            <w:r w:rsidDel="00000000" w:rsidR="00000000" w:rsidRPr="00000000">
              <w:rPr>
                <w:sz w:val="21"/>
                <w:szCs w:val="21"/>
                <w:rtl w:val="0"/>
              </w:rPr>
              <w:t xml:space="preserve">Propriedade compartilhada de resultados, onde múltiplas partes têm responsabilidade conjunta pelo sucesso.</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spacing w:after="160" w:lineRule="auto"/>
              <w:rPr>
                <w:sz w:val="21"/>
                <w:szCs w:val="21"/>
              </w:rPr>
            </w:pPr>
            <w:r w:rsidDel="00000000" w:rsidR="00000000" w:rsidRPr="00000000">
              <w:rPr>
                <w:b w:val="1"/>
                <w:bCs w:val="1"/>
                <w:sz w:val="21"/>
                <w:szCs w:val="21"/>
                <w:rtl w:val="0"/>
              </w:rPr>
              <w:t xml:space="preserve">NPS Interno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spacing w:after="160" w:lineRule="auto"/>
              <w:rPr>
                <w:sz w:val="21"/>
                <w:szCs w:val="21"/>
              </w:rPr>
            </w:pPr>
            <w:r w:rsidDel="00000000" w:rsidR="00000000" w:rsidRPr="00000000">
              <w:rPr>
                <w:sz w:val="21"/>
                <w:szCs w:val="21"/>
                <w:rtl w:val="0"/>
              </w:rPr>
              <w:t xml:space="preserve">Adaptação do Net Promoter Score para medir satisfação e propensão a recomendar colaboração com outras áreas internas.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spacing w:after="160" w:lineRule="auto"/>
              <w:rPr>
                <w:sz w:val="21"/>
                <w:szCs w:val="21"/>
              </w:rPr>
            </w:pPr>
            <w:r w:rsidDel="00000000" w:rsidR="00000000" w:rsidRPr="00000000">
              <w:rPr>
                <w:b w:val="1"/>
                <w:bCs w:val="1"/>
                <w:sz w:val="21"/>
                <w:szCs w:val="21"/>
                <w:rtl w:val="0"/>
              </w:rPr>
              <w:t xml:space="preserve">Task Force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spacing w:after="160" w:lineRule="auto"/>
              <w:rPr>
                <w:sz w:val="21"/>
                <w:szCs w:val="21"/>
              </w:rPr>
            </w:pPr>
            <w:r w:rsidDel="00000000" w:rsidR="00000000" w:rsidRPr="00000000">
              <w:rPr>
                <w:sz w:val="21"/>
                <w:szCs w:val="21"/>
                <w:rtl w:val="0"/>
              </w:rPr>
              <w:t xml:space="preserve">Grupo temporário formado para resolver um problema específico ou alcançar um objetivo particular.</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spacing w:after="160" w:lineRule="auto"/>
              <w:rPr>
                <w:sz w:val="21"/>
                <w:szCs w:val="21"/>
              </w:rPr>
            </w:pPr>
            <w:r w:rsidDel="00000000" w:rsidR="00000000" w:rsidRPr="00000000">
              <w:rPr>
                <w:b w:val="1"/>
                <w:bCs w:val="1"/>
                <w:sz w:val="21"/>
                <w:szCs w:val="21"/>
                <w:rtl w:val="0"/>
              </w:rPr>
              <w:t xml:space="preserve">Rede de Valor (Value Network)</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spacing w:after="160" w:lineRule="auto"/>
              <w:rPr>
                <w:sz w:val="21"/>
                <w:szCs w:val="21"/>
              </w:rPr>
            </w:pPr>
            <w:r w:rsidDel="00000000" w:rsidR="00000000" w:rsidRPr="00000000">
              <w:rPr>
                <w:sz w:val="21"/>
                <w:szCs w:val="21"/>
                <w:rtl w:val="0"/>
              </w:rPr>
              <w:t xml:space="preserve">Conjunto de conexões entre organizações e/ou unidades organizacionais que criam, distribuem e consomem valor.</w:t>
            </w:r>
          </w:p>
        </w:tc>
      </w:tr>
    </w:tbl>
    <w:p w:rsidR="00000000" w:rsidDel="00000000" w:rsidP="00000000" w:rsidRDefault="00000000" w:rsidRPr="00000000" w14:paraId="0000005A">
      <w:pPr>
        <w:pStyle w:val="Heading1"/>
        <w:keepNext w:val="0"/>
        <w:keepLines w:val="0"/>
        <w:pBdr>
          <w:bottom w:color="auto" w:space="6" w:sz="0" w:val="none"/>
        </w:pBdr>
        <w:spacing w:after="240" w:before="0" w:line="300" w:lineRule="auto"/>
        <w:rPr>
          <w:b w:val="1"/>
          <w:bCs w:val="1"/>
          <w:sz w:val="46"/>
          <w:szCs w:val="46"/>
        </w:rPr>
      </w:pPr>
      <w:bookmarkStart w:colFirst="0" w:colLast="0" w:name="_idhvmru3juy5" w:id="3"/>
      <w:bookmarkEnd w:id="3"/>
      <w:r w:rsidDel="00000000" w:rsidR="00000000" w:rsidRPr="00000000">
        <w:rPr>
          <w:b w:val="1"/>
          <w:bCs w:val="1"/>
          <w:sz w:val="46"/>
          <w:szCs w:val="46"/>
          <w:rtl w:val="0"/>
        </w:rPr>
        <w:t xml:space="preserve">Referências</w:t>
      </w:r>
    </w:p>
    <w:p w:rsidR="00000000" w:rsidDel="00000000" w:rsidP="00000000" w:rsidRDefault="00000000" w:rsidRPr="00000000" w14:paraId="0000005B">
      <w:pPr>
        <w:spacing w:after="240" w:lineRule="auto"/>
        <w:rPr>
          <w:sz w:val="21"/>
          <w:szCs w:val="21"/>
        </w:rPr>
      </w:pPr>
      <w:r w:rsidDel="00000000" w:rsidR="00000000" w:rsidRPr="00000000">
        <w:rPr>
          <w:sz w:val="21"/>
          <w:szCs w:val="21"/>
          <w:rtl w:val="0"/>
        </w:rPr>
        <w:t xml:space="preserve">ACATECH. </w:t>
      </w:r>
      <w:r w:rsidDel="00000000" w:rsidR="00000000" w:rsidRPr="00000000">
        <w:rPr>
          <w:b w:val="1"/>
          <w:bCs w:val="1"/>
          <w:sz w:val="21"/>
          <w:szCs w:val="21"/>
          <w:rtl w:val="0"/>
        </w:rPr>
        <w:t xml:space="preserve">Industrie 4.0 Maturity Index. Managing the Digital Transformation of Companies – UPDATE 2020 - acatech - National Academy of Science and Engineering</w:t>
      </w:r>
      <w:r w:rsidDel="00000000" w:rsidR="00000000" w:rsidRPr="00000000">
        <w:rPr>
          <w:sz w:val="21"/>
          <w:szCs w:val="21"/>
          <w:rtl w:val="0"/>
        </w:rPr>
        <w:t xml:space="preserve">. Disponível em: </w:t>
      </w:r>
      <w:hyperlink r:id="rId6">
        <w:r w:rsidDel="00000000" w:rsidR="00000000" w:rsidRPr="00000000">
          <w:rPr>
            <w:sz w:val="21"/>
            <w:szCs w:val="21"/>
            <w:rtl w:val="0"/>
          </w:rPr>
          <w:t xml:space="preserve">https://en.acatech.de/publication/industrie-4-0-maturity-index-update-2020/download-pdf</w:t>
        </w:r>
      </w:hyperlink>
      <w:r w:rsidDel="00000000" w:rsidR="00000000" w:rsidRPr="00000000">
        <w:rPr>
          <w:sz w:val="21"/>
          <w:szCs w:val="21"/>
          <w:rtl w:val="0"/>
        </w:rPr>
        <w:t xml:space="preserve">. Acesso em: 3 out. 2025.</w:t>
      </w:r>
    </w:p>
    <w:p w:rsidR="00000000" w:rsidDel="00000000" w:rsidP="00000000" w:rsidRDefault="00000000" w:rsidRPr="00000000" w14:paraId="0000005C">
      <w:pPr>
        <w:spacing w:after="240" w:lineRule="auto"/>
        <w:rPr>
          <w:sz w:val="21"/>
          <w:szCs w:val="21"/>
        </w:rPr>
      </w:pPr>
      <w:r w:rsidDel="00000000" w:rsidR="00000000" w:rsidRPr="00000000">
        <w:rPr>
          <w:sz w:val="21"/>
          <w:szCs w:val="21"/>
          <w:rtl w:val="0"/>
        </w:rPr>
        <w:t xml:space="preserve">AUTIO, E.; NAMBISAN, S.; THOMAS, L. D. W.; WRIGHT, M. Digital affordances, spatial affordances, and the genesis of entrepreneurial ecosystems. </w:t>
      </w:r>
      <w:r w:rsidDel="00000000" w:rsidR="00000000" w:rsidRPr="00000000">
        <w:rPr>
          <w:b w:val="1"/>
          <w:bCs w:val="1"/>
          <w:sz w:val="21"/>
          <w:szCs w:val="21"/>
          <w:rtl w:val="0"/>
        </w:rPr>
        <w:t xml:space="preserve">Strategic Entrepreneurship Journal</w:t>
      </w:r>
      <w:r w:rsidDel="00000000" w:rsidR="00000000" w:rsidRPr="00000000">
        <w:rPr>
          <w:sz w:val="21"/>
          <w:szCs w:val="21"/>
          <w:rtl w:val="0"/>
        </w:rPr>
        <w:t xml:space="preserve">, v. 12, n. 1, p. 72–95, 2018.</w:t>
      </w:r>
    </w:p>
    <w:p w:rsidR="00000000" w:rsidDel="00000000" w:rsidP="00000000" w:rsidRDefault="00000000" w:rsidRPr="00000000" w14:paraId="0000005D">
      <w:pPr>
        <w:spacing w:after="240" w:lineRule="auto"/>
        <w:rPr>
          <w:sz w:val="21"/>
          <w:szCs w:val="21"/>
        </w:rPr>
      </w:pPr>
      <w:r w:rsidDel="00000000" w:rsidR="00000000" w:rsidRPr="00000000">
        <w:rPr>
          <w:sz w:val="21"/>
          <w:szCs w:val="21"/>
          <w:rtl w:val="0"/>
        </w:rPr>
        <w:t xml:space="preserve">EDB. </w:t>
      </w:r>
      <w:r w:rsidDel="00000000" w:rsidR="00000000" w:rsidRPr="00000000">
        <w:rPr>
          <w:b w:val="1"/>
          <w:bCs w:val="1"/>
          <w:sz w:val="21"/>
          <w:szCs w:val="21"/>
          <w:rtl w:val="0"/>
        </w:rPr>
        <w:t xml:space="preserve">THE SMART INDUSTRY READINESS INDEX - Catalysing the transformation of manufacturing</w:t>
      </w:r>
      <w:r w:rsidDel="00000000" w:rsidR="00000000" w:rsidRPr="00000000">
        <w:rPr>
          <w:sz w:val="21"/>
          <w:szCs w:val="21"/>
          <w:rtl w:val="0"/>
        </w:rPr>
        <w:t xml:space="preserve">. [s.l: s.n.]. Disponível em: </w:t>
      </w:r>
      <w:hyperlink r:id="rId7">
        <w:r w:rsidDel="00000000" w:rsidR="00000000" w:rsidRPr="00000000">
          <w:rPr>
            <w:sz w:val="21"/>
            <w:szCs w:val="21"/>
            <w:rtl w:val="0"/>
          </w:rPr>
          <w:t xml:space="preserve">https://www.edb.gov.sg/content/dam/edb-en/about-edb/media-releases/news/the-smart-industry-readiness-index/the-sg-smart-industry-readiness-index-whitepaper (1).pdf</w:t>
        </w:r>
      </w:hyperlink>
      <w:r w:rsidDel="00000000" w:rsidR="00000000" w:rsidRPr="00000000">
        <w:rPr>
          <w:sz w:val="21"/>
          <w:szCs w:val="21"/>
          <w:rtl w:val="0"/>
        </w:rPr>
        <w:t xml:space="preserve">.</w:t>
      </w:r>
    </w:p>
    <w:p w:rsidR="00000000" w:rsidDel="00000000" w:rsidP="00000000" w:rsidRDefault="00000000" w:rsidRPr="00000000" w14:paraId="0000005E">
      <w:pPr>
        <w:spacing w:after="240" w:lineRule="auto"/>
        <w:rPr>
          <w:sz w:val="21"/>
          <w:szCs w:val="21"/>
        </w:rPr>
      </w:pPr>
      <w:r w:rsidDel="00000000" w:rsidR="00000000" w:rsidRPr="00000000">
        <w:rPr>
          <w:sz w:val="21"/>
          <w:szCs w:val="21"/>
          <w:rtl w:val="0"/>
        </w:rPr>
        <w:t xml:space="preserve">FLEURY, A. et al. Going digital in emerging market multinational enterprises: A focus on resources, organizational capabilities and digital maturity. </w:t>
      </w:r>
      <w:r w:rsidDel="00000000" w:rsidR="00000000" w:rsidRPr="00000000">
        <w:rPr>
          <w:b w:val="1"/>
          <w:bCs w:val="1"/>
          <w:sz w:val="21"/>
          <w:szCs w:val="21"/>
          <w:rtl w:val="0"/>
        </w:rPr>
        <w:t xml:space="preserve">International Business Review</w:t>
      </w:r>
      <w:r w:rsidDel="00000000" w:rsidR="00000000" w:rsidRPr="00000000">
        <w:rPr>
          <w:sz w:val="21"/>
          <w:szCs w:val="21"/>
          <w:rtl w:val="0"/>
        </w:rPr>
        <w:t xml:space="preserve">, v. 33, 2024.</w:t>
      </w:r>
    </w:p>
    <w:p w:rsidR="00000000" w:rsidDel="00000000" w:rsidP="00000000" w:rsidRDefault="00000000" w:rsidRPr="00000000" w14:paraId="0000005F">
      <w:pPr>
        <w:spacing w:after="240" w:lineRule="auto"/>
        <w:rPr>
          <w:sz w:val="21"/>
          <w:szCs w:val="21"/>
        </w:rPr>
      </w:pPr>
      <w:r w:rsidDel="00000000" w:rsidR="00000000" w:rsidRPr="00000000">
        <w:rPr>
          <w:sz w:val="21"/>
          <w:szCs w:val="21"/>
          <w:rtl w:val="0"/>
        </w:rPr>
        <w:t xml:space="preserve">INCIT. </w:t>
      </w:r>
      <w:r w:rsidDel="00000000" w:rsidR="00000000" w:rsidRPr="00000000">
        <w:rPr>
          <w:b w:val="1"/>
          <w:bCs w:val="1"/>
          <w:sz w:val="21"/>
          <w:szCs w:val="21"/>
          <w:rtl w:val="0"/>
        </w:rPr>
        <w:t xml:space="preserve">The Global Smart Industry Readiness Index Initiative: Manufacturing Transformation Insights Report 2025</w:t>
      </w:r>
      <w:r w:rsidDel="00000000" w:rsidR="00000000" w:rsidRPr="00000000">
        <w:rPr>
          <w:sz w:val="21"/>
          <w:szCs w:val="21"/>
          <w:rtl w:val="0"/>
        </w:rPr>
        <w:t xml:space="preserve">. [s.l: s.n.]. Disponível em: </w:t>
      </w:r>
      <w:hyperlink r:id="rId8">
        <w:r w:rsidDel="00000000" w:rsidR="00000000" w:rsidRPr="00000000">
          <w:rPr>
            <w:sz w:val="21"/>
            <w:szCs w:val="21"/>
            <w:rtl w:val="0"/>
          </w:rPr>
          <w:t xml:space="preserve">https://assets.incit.org/large-documents/manual/The_global_smart_industry_readiness_index_initiative_2025-manual.pdf</w:t>
        </w:r>
      </w:hyperlink>
      <w:r w:rsidDel="00000000" w:rsidR="00000000" w:rsidRPr="00000000">
        <w:rPr>
          <w:sz w:val="21"/>
          <w:szCs w:val="21"/>
          <w:rtl w:val="0"/>
        </w:rPr>
        <w:t xml:space="preserve">. Acesso em: 3 out. 2025.</w:t>
      </w:r>
    </w:p>
    <w:p w:rsidR="00000000" w:rsidDel="00000000" w:rsidP="00000000" w:rsidRDefault="00000000" w:rsidRPr="00000000" w14:paraId="00000060">
      <w:pPr>
        <w:spacing w:after="240" w:lineRule="auto"/>
        <w:rPr>
          <w:sz w:val="21"/>
          <w:szCs w:val="21"/>
        </w:rPr>
      </w:pPr>
      <w:r w:rsidDel="00000000" w:rsidR="00000000" w:rsidRPr="00000000">
        <w:rPr>
          <w:sz w:val="21"/>
          <w:szCs w:val="21"/>
          <w:rtl w:val="0"/>
        </w:rPr>
        <w:t xml:space="preserve">LEE, S. M. et al. Technology-based clusters and regional innovation platforms in South Korea: The case of the Innopolis Program. </w:t>
      </w:r>
      <w:r w:rsidDel="00000000" w:rsidR="00000000" w:rsidRPr="00000000">
        <w:rPr>
          <w:b w:val="1"/>
          <w:bCs w:val="1"/>
          <w:sz w:val="21"/>
          <w:szCs w:val="21"/>
          <w:rtl w:val="0"/>
        </w:rPr>
        <w:t xml:space="preserve">International Journal of Technology Management</w:t>
      </w:r>
      <w:r w:rsidDel="00000000" w:rsidR="00000000" w:rsidRPr="00000000">
        <w:rPr>
          <w:sz w:val="21"/>
          <w:szCs w:val="21"/>
          <w:rtl w:val="0"/>
        </w:rPr>
        <w:t xml:space="preserve">, v. 84, n. 1-2, p. 112–128, 2020.</w:t>
      </w:r>
    </w:p>
    <w:p w:rsidR="00000000" w:rsidDel="00000000" w:rsidP="00000000" w:rsidRDefault="00000000" w:rsidRPr="00000000" w14:paraId="00000061">
      <w:pPr>
        <w:spacing w:after="240" w:lineRule="auto"/>
        <w:rPr>
          <w:sz w:val="21"/>
          <w:szCs w:val="21"/>
        </w:rPr>
      </w:pPr>
      <w:r w:rsidDel="00000000" w:rsidR="00000000" w:rsidRPr="00000000">
        <w:rPr>
          <w:sz w:val="21"/>
          <w:szCs w:val="21"/>
          <w:rtl w:val="0"/>
        </w:rPr>
        <w:t xml:space="preserve">LI, J.; FLEURY, M. T. L. Innovation in Emerging Markets: Empirical Evidence and Policy Implications. </w:t>
      </w:r>
      <w:r w:rsidDel="00000000" w:rsidR="00000000" w:rsidRPr="00000000">
        <w:rPr>
          <w:b w:val="1"/>
          <w:bCs w:val="1"/>
          <w:sz w:val="21"/>
          <w:szCs w:val="21"/>
          <w:rtl w:val="0"/>
        </w:rPr>
        <w:t xml:space="preserve">International Journal of Innovation Studies</w:t>
      </w:r>
      <w:r w:rsidDel="00000000" w:rsidR="00000000" w:rsidRPr="00000000">
        <w:rPr>
          <w:sz w:val="21"/>
          <w:szCs w:val="21"/>
          <w:rtl w:val="0"/>
        </w:rPr>
        <w:t xml:space="preserve">, v. 4, n. 4, p. 131–142, 2020.</w:t>
      </w:r>
    </w:p>
    <w:p w:rsidR="00000000" w:rsidDel="00000000" w:rsidP="00000000" w:rsidRDefault="00000000" w:rsidRPr="00000000" w14:paraId="00000062">
      <w:pPr>
        <w:spacing w:after="240" w:lineRule="auto"/>
        <w:rPr>
          <w:sz w:val="21"/>
          <w:szCs w:val="21"/>
        </w:rPr>
      </w:pPr>
      <w:r w:rsidDel="00000000" w:rsidR="00000000" w:rsidRPr="00000000">
        <w:rPr>
          <w:sz w:val="21"/>
          <w:szCs w:val="21"/>
          <w:rtl w:val="0"/>
        </w:rPr>
        <w:t xml:space="preserve">NAMBISAN, S.; ZAHRA, S. A.; LUO, Y. Global platforms and ecosystems: Implications for international business theories. </w:t>
      </w:r>
      <w:r w:rsidDel="00000000" w:rsidR="00000000" w:rsidRPr="00000000">
        <w:rPr>
          <w:b w:val="1"/>
          <w:bCs w:val="1"/>
          <w:sz w:val="21"/>
          <w:szCs w:val="21"/>
          <w:rtl w:val="0"/>
        </w:rPr>
        <w:t xml:space="preserve">Journal of International Business Studies</w:t>
      </w:r>
      <w:r w:rsidDel="00000000" w:rsidR="00000000" w:rsidRPr="00000000">
        <w:rPr>
          <w:sz w:val="21"/>
          <w:szCs w:val="21"/>
          <w:rtl w:val="0"/>
        </w:rPr>
        <w:t xml:space="preserve">, v. 50, n. 9, p. 1464–1486, 2019.</w:t>
      </w:r>
    </w:p>
    <w:p w:rsidR="00000000" w:rsidDel="00000000" w:rsidP="00000000" w:rsidRDefault="00000000" w:rsidRPr="00000000" w14:paraId="00000063">
      <w:pPr>
        <w:spacing w:after="240" w:lineRule="auto"/>
        <w:rPr>
          <w:sz w:val="21"/>
          <w:szCs w:val="21"/>
        </w:rPr>
      </w:pPr>
      <w:r w:rsidDel="00000000" w:rsidR="00000000" w:rsidRPr="00000000">
        <w:rPr>
          <w:sz w:val="21"/>
          <w:szCs w:val="21"/>
          <w:rtl w:val="0"/>
        </w:rPr>
        <w:t xml:space="preserve">WEF. </w:t>
      </w:r>
      <w:r w:rsidDel="00000000" w:rsidR="00000000" w:rsidRPr="00000000">
        <w:rPr>
          <w:b w:val="1"/>
          <w:bCs w:val="1"/>
          <w:sz w:val="21"/>
          <w:szCs w:val="21"/>
          <w:rtl w:val="0"/>
        </w:rPr>
        <w:t xml:space="preserve">The Global Smart Industry Readiness Index Initiative: Manufacturing Transformation Insights Report 2022</w:t>
      </w:r>
      <w:r w:rsidDel="00000000" w:rsidR="00000000" w:rsidRPr="00000000">
        <w:rPr>
          <w:sz w:val="21"/>
          <w:szCs w:val="21"/>
          <w:rtl w:val="0"/>
        </w:rPr>
        <w:t xml:space="preserve">. [s.l: s.n.]. Disponível em: </w:t>
      </w:r>
      <w:hyperlink r:id="rId9">
        <w:r w:rsidDel="00000000" w:rsidR="00000000" w:rsidRPr="00000000">
          <w:rPr>
            <w:sz w:val="21"/>
            <w:szCs w:val="21"/>
            <w:rtl w:val="0"/>
          </w:rPr>
          <w:t xml:space="preserve">https://www3.weforum.org/docs/WEF_The_Global_Smart_Industry_Readiness_Index_Initiative_2022.pdf</w:t>
        </w:r>
      </w:hyperlink>
      <w:r w:rsidDel="00000000" w:rsidR="00000000" w:rsidRPr="00000000">
        <w:rPr>
          <w:sz w:val="21"/>
          <w:szCs w:val="21"/>
          <w:rtl w:val="0"/>
        </w:rPr>
        <w:t xml:space="preserve">.</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3.weforum.org/docs/WEF_The_Global_Smart_Industry_Readiness_Index_Initiative_2022.pdf" TargetMode="External"/><Relationship Id="rId5" Type="http://schemas.openxmlformats.org/officeDocument/2006/relationships/styles" Target="styles.xml"/><Relationship Id="rId6" Type="http://schemas.openxmlformats.org/officeDocument/2006/relationships/hyperlink" Target="https://en.acatech.de/publication/industrie-4-0-maturity-index-update-2020/download-pdf" TargetMode="External"/><Relationship Id="rId7" Type="http://schemas.openxmlformats.org/officeDocument/2006/relationships/hyperlink" Target="https://www.edb.gov.sg/content/dam/edb-en/about-edb/media-releases/news/the-smart-industry-readiness-index/the-sg-smart-industry-readiness-index-whitepaper%20(1).pdf" TargetMode="External"/><Relationship Id="rId8" Type="http://schemas.openxmlformats.org/officeDocument/2006/relationships/hyperlink" Target="https://assets.incit.org/large-documents/manual/The_global_smart_industry_readiness_index_initiative_2025-manu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