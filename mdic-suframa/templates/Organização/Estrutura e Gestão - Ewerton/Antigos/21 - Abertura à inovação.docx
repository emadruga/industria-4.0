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3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
        <w:tblGridChange w:id="0">
          <w:tblGrid>
            <w:gridCol w:w="3240"/>
          </w:tblGrid>
        </w:tblGridChange>
      </w:tblGrid>
      <w:tr>
        <w:trPr>
          <w:cantSplit w:val="0"/>
          <w:trHeight w:val="40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2">
            <w:pPr>
              <w:spacing w:after="160" w:lineRule="auto"/>
              <w:rPr>
                <w:sz w:val="21"/>
                <w:szCs w:val="21"/>
              </w:rPr>
            </w:pPr>
            <w:r w:rsidDel="00000000" w:rsidR="00000000" w:rsidRPr="00000000">
              <w:rPr>
                <w:b w:val="1"/>
                <w:bCs w:val="1"/>
                <w:i w:val="1"/>
                <w:iCs w:val="1"/>
                <w:sz w:val="21"/>
                <w:szCs w:val="21"/>
                <w:rtl w:val="0"/>
              </w:rPr>
              <w:t xml:space="preserve">Dimensão:</w:t>
            </w:r>
            <w:r w:rsidDel="00000000" w:rsidR="00000000" w:rsidRPr="00000000">
              <w:rPr>
                <w:rtl w:val="0"/>
              </w:rPr>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3">
            <w:pPr>
              <w:spacing w:after="160" w:lineRule="auto"/>
              <w:rPr>
                <w:sz w:val="21"/>
                <w:szCs w:val="21"/>
              </w:rPr>
            </w:pPr>
            <w:r w:rsidDel="00000000" w:rsidR="00000000" w:rsidRPr="00000000">
              <w:rPr>
                <w:sz w:val="21"/>
                <w:szCs w:val="21"/>
                <w:rtl w:val="0"/>
              </w:rPr>
              <w:t xml:space="preserve">Leadership Competency (D14)</w:t>
            </w:r>
          </w:p>
        </w:tc>
      </w:tr>
    </w:tbl>
    <w:p w:rsidR="00000000" w:rsidDel="00000000" w:rsidP="00000000" w:rsidRDefault="00000000" w:rsidRPr="00000000" w14:paraId="00000004">
      <w:pPr>
        <w:rPr>
          <w:sz w:val="21"/>
          <w:szCs w:val="21"/>
        </w:rPr>
      </w:pPr>
      <w:r w:rsidDel="00000000" w:rsidR="00000000" w:rsidRPr="00000000">
        <w:rPr>
          <w:rtl w:val="0"/>
        </w:rPr>
      </w:r>
    </w:p>
    <w:tbl>
      <w:tblPr>
        <w:tblStyle w:val="Table2"/>
        <w:tblW w:w="3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130"/>
        <w:tblGridChange w:id="0">
          <w:tblGrid>
            <w:gridCol w:w="1500"/>
            <w:gridCol w:w="2130"/>
          </w:tblGrid>
        </w:tblGridChange>
      </w:tblGrid>
      <w:tr>
        <w:trPr>
          <w:cantSplit w:val="0"/>
          <w:trHeight w:val="40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5">
            <w:pPr>
              <w:spacing w:after="160" w:lineRule="auto"/>
              <w:rPr>
                <w:sz w:val="21"/>
                <w:szCs w:val="21"/>
              </w:rPr>
            </w:pPr>
            <w:r w:rsidDel="00000000" w:rsidR="00000000" w:rsidRPr="00000000">
              <w:rPr>
                <w:b w:val="1"/>
                <w:bCs w:val="1"/>
                <w:i w:val="1"/>
                <w:iCs w:val="1"/>
                <w:sz w:val="21"/>
                <w:szCs w:val="21"/>
                <w:rtl w:val="0"/>
              </w:rPr>
              <w:t xml:space="preserve">Bloco/Pilar: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6">
            <w:pPr>
              <w:spacing w:after="160" w:lineRule="auto"/>
              <w:rPr>
                <w:sz w:val="21"/>
                <w:szCs w:val="21"/>
              </w:rPr>
            </w:pPr>
            <w:r w:rsidDel="00000000" w:rsidR="00000000" w:rsidRPr="00000000">
              <w:rPr>
                <w:rtl w:val="0"/>
              </w:rPr>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7">
            <w:pPr>
              <w:spacing w:after="160" w:lineRule="auto"/>
              <w:rPr>
                <w:sz w:val="21"/>
                <w:szCs w:val="21"/>
              </w:rPr>
            </w:pPr>
            <w:r w:rsidDel="00000000" w:rsidR="00000000" w:rsidRPr="00000000">
              <w:rPr>
                <w:sz w:val="21"/>
                <w:szCs w:val="21"/>
                <w:rtl w:val="0"/>
              </w:rPr>
              <w:t xml:space="preserve">Bloco:</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8">
            <w:pPr>
              <w:spacing w:after="160" w:lineRule="auto"/>
              <w:rPr>
                <w:sz w:val="21"/>
                <w:szCs w:val="21"/>
              </w:rPr>
            </w:pPr>
            <w:r w:rsidDel="00000000" w:rsidR="00000000" w:rsidRPr="00000000">
              <w:rPr>
                <w:sz w:val="21"/>
                <w:szCs w:val="21"/>
                <w:rtl w:val="0"/>
              </w:rPr>
              <w:t xml:space="preserve">Organização</w:t>
            </w:r>
          </w:p>
        </w:tc>
      </w:tr>
      <w:tr>
        <w:trPr>
          <w:cantSplit w:val="0"/>
          <w:trHeight w:val="40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9">
            <w:pPr>
              <w:spacing w:after="160" w:lineRule="auto"/>
              <w:rPr>
                <w:sz w:val="21"/>
                <w:szCs w:val="21"/>
              </w:rPr>
            </w:pPr>
            <w:r w:rsidDel="00000000" w:rsidR="00000000" w:rsidRPr="00000000">
              <w:rPr>
                <w:sz w:val="21"/>
                <w:szCs w:val="21"/>
                <w:rtl w:val="0"/>
              </w:rPr>
              <w:t xml:space="preserve">Pilar:</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A">
            <w:pPr>
              <w:spacing w:after="160" w:lineRule="auto"/>
              <w:rPr>
                <w:sz w:val="21"/>
                <w:szCs w:val="21"/>
              </w:rPr>
            </w:pPr>
            <w:r w:rsidDel="00000000" w:rsidR="00000000" w:rsidRPr="00000000">
              <w:rPr>
                <w:sz w:val="21"/>
                <w:szCs w:val="21"/>
                <w:rtl w:val="0"/>
              </w:rPr>
              <w:t xml:space="preserve">Estrutura &amp; Gestão</w:t>
            </w:r>
          </w:p>
        </w:tc>
      </w:tr>
    </w:tbl>
    <w:p w:rsidR="00000000" w:rsidDel="00000000" w:rsidP="00000000" w:rsidRDefault="00000000" w:rsidRPr="00000000" w14:paraId="0000000B">
      <w:pPr>
        <w:rPr>
          <w:sz w:val="21"/>
          <w:szCs w:val="21"/>
        </w:rPr>
      </w:pPr>
      <w:r w:rsidDel="00000000" w:rsidR="00000000" w:rsidRPr="00000000">
        <w:rPr>
          <w:rtl w:val="0"/>
        </w:rPr>
      </w:r>
    </w:p>
    <w:tbl>
      <w:tblPr>
        <w:tblStyle w:val="Table3"/>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40"/>
        <w:tblGridChange w:id="0">
          <w:tblGrid>
            <w:gridCol w:w="8940"/>
          </w:tblGrid>
        </w:tblGridChange>
      </w:tblGrid>
      <w:tr>
        <w:trPr>
          <w:cantSplit w:val="0"/>
          <w:trHeight w:val="40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C">
            <w:pPr>
              <w:spacing w:after="160" w:lineRule="auto"/>
              <w:rPr>
                <w:sz w:val="21"/>
                <w:szCs w:val="21"/>
              </w:rPr>
            </w:pPr>
            <w:r w:rsidDel="00000000" w:rsidR="00000000" w:rsidRPr="00000000">
              <w:rPr>
                <w:b w:val="1"/>
                <w:bCs w:val="1"/>
                <w:i w:val="1"/>
                <w:iCs w:val="1"/>
                <w:sz w:val="21"/>
                <w:szCs w:val="21"/>
                <w:rtl w:val="0"/>
              </w:rPr>
              <w:t xml:space="preserve">Resumo Descritivo</w:t>
            </w:r>
            <w:r w:rsidDel="00000000" w:rsidR="00000000" w:rsidRPr="00000000">
              <w:rPr>
                <w:rtl w:val="0"/>
              </w:rPr>
            </w:r>
          </w:p>
        </w:tc>
      </w:tr>
      <w:tr>
        <w:trPr>
          <w:cantSplit w:val="0"/>
          <w:trHeight w:val="187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D">
            <w:pPr>
              <w:spacing w:after="160" w:lineRule="auto"/>
              <w:rPr>
                <w:sz w:val="21"/>
                <w:szCs w:val="21"/>
              </w:rPr>
            </w:pPr>
            <w:r w:rsidDel="00000000" w:rsidR="00000000" w:rsidRPr="00000000">
              <w:rPr>
                <w:sz w:val="21"/>
                <w:szCs w:val="21"/>
                <w:rtl w:val="0"/>
              </w:rPr>
              <w:t xml:space="preserve">Capacidade de liderança e demonstrar abertura à inovação, envolvendo a disposição para explorar, testar e adotar novas tecnologias digitais, processos inovadores e modelos de negócio emergentes. Inclui estabelecer uma cultura organizacional que </w:t>
            </w:r>
            <w:ins w:author="Wilson de Souza Melo Junior" w:id="0" w:date="2025-11-06T15:24:27Z">
              <w:r w:rsidDel="00000000" w:rsidR="00000000" w:rsidRPr="00000000">
                <w:rPr>
                  <w:sz w:val="21"/>
                  <w:szCs w:val="21"/>
                  <w:rtl w:val="0"/>
                  <w:rPrChange w:author="Wilson de Souza Melo Junior" w:id="1" w:date="2025-11-06T15:24:27Z">
                    <w:rPr>
                      <w:sz w:val="21"/>
                      <w:szCs w:val="21"/>
                    </w:rPr>
                  </w:rPrChange>
                </w:rPr>
                <w:t xml:space="preserve">valoriza a experimentação</w:t>
              </w:r>
            </w:ins>
            <w:del w:author="Wilson de Souza Melo Junior" w:id="0" w:date="2025-11-06T15:24:27Z">
              <w:r w:rsidDel="00000000" w:rsidR="00000000" w:rsidRPr="00000000">
                <w:rPr>
                  <w:sz w:val="21"/>
                  <w:szCs w:val="21"/>
                  <w:rtl w:val="0"/>
                  <w:rPrChange w:author="Wilson de Souza Melo Junior" w:id="1" w:date="2025-11-06T15:24:27Z">
                    <w:rPr>
                      <w:sz w:val="21"/>
                      <w:szCs w:val="21"/>
                    </w:rPr>
                  </w:rPrChange>
                </w:rPr>
                <w:delText xml:space="preserve">valoriza experimentação</w:delText>
              </w:r>
            </w:del>
            <w:r w:rsidDel="00000000" w:rsidR="00000000" w:rsidRPr="00000000">
              <w:rPr>
                <w:sz w:val="21"/>
                <w:szCs w:val="21"/>
                <w:rtl w:val="0"/>
              </w:rPr>
              <w:t xml:space="preserve"> sistemática, tolera erros como aprendizado, investe em parcerias estratégicas para co-inovação (startups, universidades, centros de pesquisa), e adapta continuamente a estratégia de inovação em resposta a mudanças tecnológicas e de mercado.</w:t>
            </w:r>
          </w:p>
        </w:tc>
      </w:tr>
    </w:tbl>
    <w:p w:rsidR="00000000" w:rsidDel="00000000" w:rsidP="00000000" w:rsidRDefault="00000000" w:rsidRPr="00000000" w14:paraId="0000000E">
      <w:pPr>
        <w:rPr>
          <w:sz w:val="21"/>
          <w:szCs w:val="21"/>
        </w:rPr>
      </w:pPr>
      <w:r w:rsidDel="00000000" w:rsidR="00000000" w:rsidRPr="00000000">
        <w:rPr>
          <w:rtl w:val="0"/>
        </w:rPr>
      </w:r>
    </w:p>
    <w:tbl>
      <w:tblPr>
        <w:tblStyle w:val="Table4"/>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6690"/>
        <w:tblGridChange w:id="0">
          <w:tblGrid>
            <w:gridCol w:w="2235"/>
            <w:gridCol w:w="6690"/>
          </w:tblGrid>
        </w:tblGridChange>
      </w:tblGrid>
      <w:tr>
        <w:trPr>
          <w:cantSplit w:val="0"/>
          <w:trHeight w:val="900"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0F">
            <w:pPr>
              <w:spacing w:after="160" w:lineRule="auto"/>
              <w:rPr>
                <w:sz w:val="21"/>
                <w:szCs w:val="21"/>
              </w:rPr>
            </w:pPr>
            <w:r w:rsidDel="00000000" w:rsidR="00000000" w:rsidRPr="00000000">
              <w:rPr>
                <w:b w:val="1"/>
                <w:bCs w:val="1"/>
                <w:i w:val="1"/>
                <w:iCs w:val="1"/>
                <w:sz w:val="21"/>
                <w:szCs w:val="21"/>
                <w:rtl w:val="0"/>
              </w:rPr>
              <w:t xml:space="preserve">Capacidades Relacionadas: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0">
            <w:pPr>
              <w:spacing w:after="160" w:lineRule="auto"/>
              <w:rPr>
                <w:sz w:val="21"/>
                <w:szCs w:val="21"/>
              </w:rPr>
            </w:pPr>
            <w:r w:rsidDel="00000000" w:rsidR="00000000" w:rsidRPr="00000000">
              <w:rPr>
                <w:b w:val="1"/>
                <w:bCs w:val="1"/>
                <w:sz w:val="21"/>
                <w:szCs w:val="21"/>
                <w:rtl w:val="0"/>
              </w:rPr>
              <w:t xml:space="preserve">Competência de liderança • Cultura de experimentação • Tolerância a erros • Parcerias para inovação • Adaptação estratégica • Gestão da mudança</w:t>
            </w:r>
            <w:r w:rsidDel="00000000" w:rsidR="00000000" w:rsidRPr="00000000">
              <w:rPr>
                <w:rtl w:val="0"/>
              </w:rPr>
            </w:r>
          </w:p>
        </w:tc>
      </w:tr>
    </w:tbl>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keepNext w:val="0"/>
        <w:keepLines w:val="0"/>
        <w:pBdr>
          <w:bottom w:color="auto" w:space="6" w:sz="0" w:val="none"/>
        </w:pBdr>
        <w:spacing w:after="240" w:before="0" w:line="300" w:lineRule="auto"/>
        <w:rPr>
          <w:b w:val="1"/>
          <w:bCs w:val="1"/>
          <w:sz w:val="46"/>
          <w:szCs w:val="46"/>
        </w:rPr>
      </w:pPr>
      <w:bookmarkStart w:colFirst="0" w:colLast="0" w:name="_m4a545fbkii1" w:id="0"/>
      <w:bookmarkEnd w:id="0"/>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keepNext w:val="0"/>
        <w:keepLines w:val="0"/>
        <w:pBdr>
          <w:bottom w:color="auto" w:space="6" w:sz="0" w:val="none"/>
        </w:pBdr>
        <w:spacing w:after="240" w:before="0" w:line="300" w:lineRule="auto"/>
        <w:rPr>
          <w:b w:val="1"/>
          <w:bCs w:val="1"/>
          <w:sz w:val="46"/>
          <w:szCs w:val="46"/>
        </w:rPr>
      </w:pPr>
      <w:bookmarkStart w:colFirst="0" w:colLast="0" w:name="_oofptfz9zht6" w:id="1"/>
      <w:bookmarkEnd w:id="1"/>
      <w:r w:rsidDel="00000000" w:rsidR="00000000" w:rsidRPr="00000000">
        <w:rPr>
          <w:b w:val="1"/>
          <w:bCs w:val="1"/>
          <w:sz w:val="46"/>
          <w:szCs w:val="46"/>
          <w:rtl w:val="0"/>
        </w:rPr>
        <w:t xml:space="preserve">Questão - Abertura à inovação</w:t>
      </w:r>
    </w:p>
    <w:tbl>
      <w:tblPr>
        <w:tblStyle w:val="Table5"/>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70"/>
        <w:gridCol w:w="2370"/>
        <w:tblGridChange w:id="0">
          <w:tblGrid>
            <w:gridCol w:w="6570"/>
            <w:gridCol w:w="2370"/>
          </w:tblGrid>
        </w:tblGridChange>
      </w:tblGrid>
      <w:tr>
        <w:trPr>
          <w:cantSplit w:val="0"/>
          <w:trHeight w:val="900"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4">
            <w:pPr>
              <w:spacing w:after="160" w:lineRule="auto"/>
              <w:rPr>
                <w:sz w:val="21"/>
                <w:szCs w:val="21"/>
              </w:rPr>
            </w:pPr>
            <w:r w:rsidDel="00000000" w:rsidR="00000000" w:rsidRPr="00000000">
              <w:rPr>
                <w:b w:val="1"/>
                <w:bCs w:val="1"/>
                <w:sz w:val="21"/>
                <w:szCs w:val="21"/>
                <w:rtl w:val="0"/>
              </w:rPr>
              <w:t xml:space="preserve">Como a liderança e a organização demonstram abertura à inovação através da exploração, teste e adoção de novas tecnologias digitais e processos inovadores?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5">
            <w:pPr>
              <w:spacing w:after="160" w:lineRule="auto"/>
              <w:rPr>
                <w:sz w:val="21"/>
                <w:szCs w:val="21"/>
              </w:rPr>
            </w:pPr>
            <w:r w:rsidDel="00000000" w:rsidR="00000000" w:rsidRPr="00000000">
              <w:rPr>
                <w:rtl w:val="0"/>
              </w:rPr>
            </w:r>
          </w:p>
        </w:tc>
      </w:tr>
      <w:tr>
        <w:trPr>
          <w:cantSplit w:val="0"/>
          <w:trHeight w:val="64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6">
            <w:pPr>
              <w:spacing w:after="160" w:lineRule="auto"/>
              <w:rPr>
                <w:sz w:val="21"/>
                <w:szCs w:val="21"/>
              </w:rPr>
            </w:pPr>
            <w:r w:rsidDel="00000000" w:rsidR="00000000" w:rsidRPr="00000000">
              <w:rPr>
                <w:b w:val="1"/>
                <w:bCs w:val="1"/>
                <w:i w:val="1"/>
                <w:iCs w:val="1"/>
                <w:sz w:val="21"/>
                <w:szCs w:val="21"/>
                <w:rtl w:val="0"/>
              </w:rPr>
              <w:t xml:space="preserve">Capacidade em medição: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7">
            <w:pPr>
              <w:spacing w:after="160" w:lineRule="auto"/>
              <w:rPr>
                <w:sz w:val="21"/>
                <w:szCs w:val="21"/>
              </w:rPr>
            </w:pPr>
            <w:r w:rsidDel="00000000" w:rsidR="00000000" w:rsidRPr="00000000">
              <w:rPr>
                <w:sz w:val="21"/>
                <w:szCs w:val="21"/>
                <w:rtl w:val="0"/>
              </w:rPr>
              <w:t xml:space="preserve">Abertura à inovação</w:t>
            </w:r>
          </w:p>
        </w:tc>
      </w:tr>
    </w:tbl>
    <w:p w:rsidR="00000000" w:rsidDel="00000000" w:rsidP="00000000" w:rsidRDefault="00000000" w:rsidRPr="00000000" w14:paraId="00000018">
      <w:pPr>
        <w:rPr>
          <w:sz w:val="21"/>
          <w:szCs w:val="21"/>
        </w:rPr>
      </w:pPr>
      <w:r w:rsidDel="00000000" w:rsidR="00000000" w:rsidRPr="00000000">
        <w:rPr>
          <w:rtl w:val="0"/>
        </w:rPr>
      </w:r>
    </w:p>
    <w:tbl>
      <w:tblPr>
        <w:tblStyle w:val="Table6"/>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7320"/>
        <w:tblGridChange w:id="0">
          <w:tblGrid>
            <w:gridCol w:w="1605"/>
            <w:gridCol w:w="7320"/>
          </w:tblGrid>
        </w:tblGridChange>
      </w:tblGrid>
      <w:tr>
        <w:trPr>
          <w:cantSplit w:val="0"/>
          <w:trHeight w:val="40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9">
            <w:pPr>
              <w:spacing w:after="160" w:lineRule="auto"/>
              <w:jc w:val="center"/>
              <w:rPr>
                <w:sz w:val="21"/>
                <w:szCs w:val="21"/>
              </w:rPr>
            </w:pPr>
            <w:r w:rsidDel="00000000" w:rsidR="00000000" w:rsidRPr="00000000">
              <w:rPr>
                <w:b w:val="1"/>
                <w:bCs w:val="1"/>
                <w:i w:val="1"/>
                <w:iCs w:val="1"/>
                <w:sz w:val="21"/>
                <w:szCs w:val="21"/>
                <w:rtl w:val="0"/>
              </w:rPr>
              <w:t xml:space="preserve">Respostas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A">
            <w:pPr>
              <w:spacing w:after="160" w:lineRule="auto"/>
              <w:jc w:val="center"/>
              <w:rPr>
                <w:sz w:val="21"/>
                <w:szCs w:val="21"/>
              </w:rPr>
            </w:pPr>
            <w:r w:rsidDel="00000000" w:rsidR="00000000" w:rsidRPr="00000000">
              <w:rPr>
                <w:rtl w:val="0"/>
              </w:rPr>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B">
            <w:pPr>
              <w:spacing w:after="160" w:lineRule="auto"/>
              <w:jc w:val="center"/>
              <w:rPr>
                <w:sz w:val="21"/>
                <w:szCs w:val="21"/>
              </w:rPr>
            </w:pPr>
            <w:r w:rsidDel="00000000" w:rsidR="00000000" w:rsidRPr="00000000">
              <w:rPr>
                <w:b w:val="1"/>
                <w:bCs w:val="1"/>
                <w:i w:val="1"/>
                <w:iCs w:val="1"/>
                <w:sz w:val="21"/>
                <w:szCs w:val="21"/>
                <w:rtl w:val="0"/>
              </w:rPr>
              <w:t xml:space="preserve">Peso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C">
            <w:pPr>
              <w:spacing w:after="160" w:lineRule="auto"/>
              <w:jc w:val="center"/>
              <w:rPr>
                <w:sz w:val="21"/>
                <w:szCs w:val="21"/>
              </w:rPr>
            </w:pPr>
            <w:r w:rsidDel="00000000" w:rsidR="00000000" w:rsidRPr="00000000">
              <w:rPr>
                <w:b w:val="1"/>
                <w:bCs w:val="1"/>
                <w:i w:val="1"/>
                <w:iCs w:val="1"/>
                <w:sz w:val="21"/>
                <w:szCs w:val="21"/>
                <w:rtl w:val="0"/>
              </w:rPr>
              <w:t xml:space="preserve">Item de resposta</w:t>
            </w:r>
            <w:r w:rsidDel="00000000" w:rsidR="00000000" w:rsidRPr="00000000">
              <w:rPr>
                <w:rtl w:val="0"/>
              </w:rPr>
            </w:r>
          </w:p>
        </w:tc>
      </w:tr>
      <w:tr>
        <w:trPr>
          <w:cantSplit w:val="0"/>
          <w:trHeight w:val="90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D">
            <w:pPr>
              <w:spacing w:after="160" w:lineRule="auto"/>
              <w:jc w:val="center"/>
              <w:rPr>
                <w:sz w:val="21"/>
                <w:szCs w:val="21"/>
              </w:rPr>
            </w:pPr>
            <w:r w:rsidDel="00000000" w:rsidR="00000000" w:rsidRPr="00000000">
              <w:rPr>
                <w:sz w:val="21"/>
                <w:szCs w:val="21"/>
                <w:rtl w:val="0"/>
              </w:rPr>
              <w:t xml:space="preserve">0</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E">
            <w:pPr>
              <w:spacing w:after="160" w:lineRule="auto"/>
              <w:jc w:val="center"/>
              <w:rPr>
                <w:sz w:val="21"/>
                <w:szCs w:val="21"/>
              </w:rPr>
            </w:pPr>
            <w:r w:rsidDel="00000000" w:rsidR="00000000" w:rsidRPr="00000000">
              <w:rPr>
                <w:sz w:val="21"/>
                <w:szCs w:val="21"/>
                <w:rtl w:val="0"/>
              </w:rPr>
              <w:t xml:space="preserve">A organização não demonstra abertura para explorar novas tecnologias ou processos inovadores. Não há mecanismos formais para identificar tendências tecnológicas.</w:t>
            </w:r>
          </w:p>
        </w:tc>
      </w:tr>
      <w:tr>
        <w:trPr>
          <w:cantSplit w:val="0"/>
          <w:trHeight w:val="90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F">
            <w:pPr>
              <w:spacing w:after="160" w:lineRule="auto"/>
              <w:jc w:val="center"/>
              <w:rPr>
                <w:sz w:val="21"/>
                <w:szCs w:val="21"/>
              </w:rPr>
            </w:pPr>
            <w:r w:rsidDel="00000000" w:rsidR="00000000" w:rsidRPr="00000000">
              <w:rPr>
                <w:sz w:val="21"/>
                <w:szCs w:val="21"/>
                <w:rtl w:val="0"/>
              </w:rPr>
              <w:t xml:space="preserve">1</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0">
            <w:pPr>
              <w:spacing w:after="160" w:lineRule="auto"/>
              <w:jc w:val="center"/>
              <w:rPr>
                <w:sz w:val="21"/>
                <w:szCs w:val="21"/>
              </w:rPr>
            </w:pPr>
            <w:r w:rsidDel="00000000" w:rsidR="00000000" w:rsidRPr="00000000">
              <w:rPr>
                <w:sz w:val="21"/>
                <w:szCs w:val="21"/>
                <w:rtl w:val="0"/>
              </w:rPr>
              <w:t xml:space="preserve">A liderança possui alguma consciência sobre tecnologias emergentes através de canais informais (eventos esporádicos, contatos pessoais), mas sem avaliação estruturada ou investimento dedicado.</w:t>
            </w:r>
          </w:p>
        </w:tc>
      </w:tr>
      <w:tr>
        <w:trPr>
          <w:cantSplit w:val="0"/>
          <w:trHeight w:val="90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1">
            <w:pPr>
              <w:spacing w:after="160" w:lineRule="auto"/>
              <w:jc w:val="center"/>
              <w:rPr>
                <w:sz w:val="21"/>
                <w:szCs w:val="21"/>
              </w:rPr>
            </w:pPr>
            <w:r w:rsidDel="00000000" w:rsidR="00000000" w:rsidRPr="00000000">
              <w:rPr>
                <w:sz w:val="21"/>
                <w:szCs w:val="21"/>
                <w:rtl w:val="0"/>
              </w:rPr>
              <w:t xml:space="preserve">2</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2">
            <w:pPr>
              <w:spacing w:after="160" w:lineRule="auto"/>
              <w:jc w:val="center"/>
              <w:rPr>
                <w:sz w:val="21"/>
                <w:szCs w:val="21"/>
              </w:rPr>
            </w:pPr>
            <w:r w:rsidDel="00000000" w:rsidR="00000000" w:rsidRPr="00000000">
              <w:rPr>
                <w:sz w:val="21"/>
                <w:szCs w:val="21"/>
                <w:rtl w:val="0"/>
              </w:rPr>
              <w:t xml:space="preserve">A organização acompanha sistematicamente tendências tecnológicas através de canais formais (relatórios, benchmarks, associações), mas com limitada aplicação prática e raras experimentações.</w:t>
            </w:r>
          </w:p>
        </w:tc>
      </w:tr>
      <w:tr>
        <w:trPr>
          <w:cantSplit w:val="0"/>
          <w:trHeight w:val="114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3">
            <w:pPr>
              <w:spacing w:after="160" w:lineRule="auto"/>
              <w:jc w:val="center"/>
              <w:rPr>
                <w:sz w:val="21"/>
                <w:szCs w:val="21"/>
              </w:rPr>
            </w:pPr>
            <w:r w:rsidDel="00000000" w:rsidR="00000000" w:rsidRPr="00000000">
              <w:rPr>
                <w:sz w:val="21"/>
                <w:szCs w:val="21"/>
                <w:rtl w:val="0"/>
              </w:rPr>
              <w:t xml:space="preserve">3</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4">
            <w:pPr>
              <w:spacing w:after="160" w:lineRule="auto"/>
              <w:jc w:val="center"/>
              <w:rPr>
                <w:sz w:val="21"/>
                <w:szCs w:val="21"/>
              </w:rPr>
            </w:pPr>
            <w:r w:rsidDel="00000000" w:rsidR="00000000" w:rsidRPr="00000000">
              <w:rPr>
                <w:sz w:val="21"/>
                <w:szCs w:val="21"/>
                <w:rtl w:val="0"/>
              </w:rPr>
              <w:t xml:space="preserve">A liderança desenvolve iniciativas pontuais de inovação com apoio de parceiros externos (consultores, fornecedores) para aplicações específicas. Há algum investimento em experimentação, mas ainda de forma dependente.</w:t>
            </w:r>
          </w:p>
        </w:tc>
      </w:tr>
      <w:tr>
        <w:trPr>
          <w:cantSplit w:val="0"/>
          <w:trHeight w:val="139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5">
            <w:pPr>
              <w:spacing w:after="160" w:lineRule="auto"/>
              <w:jc w:val="center"/>
              <w:rPr>
                <w:sz w:val="21"/>
                <w:szCs w:val="21"/>
              </w:rPr>
            </w:pPr>
            <w:r w:rsidDel="00000000" w:rsidR="00000000" w:rsidRPr="00000000">
              <w:rPr>
                <w:sz w:val="21"/>
                <w:szCs w:val="21"/>
                <w:rtl w:val="0"/>
              </w:rPr>
              <w:t xml:space="preserve">4</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6">
            <w:pPr>
              <w:spacing w:after="160" w:lineRule="auto"/>
              <w:jc w:val="center"/>
              <w:rPr>
                <w:sz w:val="21"/>
                <w:szCs w:val="21"/>
              </w:rPr>
            </w:pPr>
            <w:r w:rsidDel="00000000" w:rsidR="00000000" w:rsidRPr="00000000">
              <w:rPr>
                <w:sz w:val="21"/>
                <w:szCs w:val="21"/>
                <w:rtl w:val="0"/>
              </w:rPr>
              <w:t xml:space="preserve">A organização realiza provas de conceito (POCs) e pilotos de forma independente em múltiplas áreas, com parcerias formalizadas (universidades, startups, centros de pesquisa) e orçamento dedicado. Cultura de experimentação estabelecida com processos de captura de aprendizados.</w:t>
            </w:r>
          </w:p>
        </w:tc>
      </w:tr>
      <w:tr>
        <w:trPr>
          <w:cantSplit w:val="0"/>
          <w:trHeight w:val="1395"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7">
            <w:pPr>
              <w:spacing w:after="160" w:lineRule="auto"/>
              <w:jc w:val="center"/>
              <w:rPr>
                <w:sz w:val="21"/>
                <w:szCs w:val="21"/>
              </w:rPr>
            </w:pPr>
            <w:r w:rsidDel="00000000" w:rsidR="00000000" w:rsidRPr="00000000">
              <w:rPr>
                <w:sz w:val="21"/>
                <w:szCs w:val="21"/>
                <w:rtl w:val="0"/>
              </w:rPr>
              <w:t xml:space="preserve">5</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8">
            <w:pPr>
              <w:spacing w:after="160" w:lineRule="auto"/>
              <w:jc w:val="center"/>
              <w:rPr>
                <w:sz w:val="21"/>
                <w:szCs w:val="21"/>
              </w:rPr>
            </w:pPr>
            <w:r w:rsidDel="00000000" w:rsidR="00000000" w:rsidRPr="00000000">
              <w:rPr>
                <w:sz w:val="21"/>
                <w:szCs w:val="21"/>
                <w:rtl w:val="0"/>
              </w:rPr>
              <w:t xml:space="preserve">A organização testa continuamente novas tecnologias de forma sistemática, possui ecossistema ativo de co-inovação (corporate venture, aceleração), adapta seu framework de inovação às mudanças tecnológicas, e utiliza análises preditivas para antecipar tendências. Erros são tratados como oportunidades de aprendizado.</w:t>
            </w:r>
          </w:p>
        </w:tc>
      </w:tr>
      <w:tr>
        <w:trPr>
          <w:cantSplit w:val="0"/>
          <w:trHeight w:val="1380" w:hRule="atLeast"/>
          <w:tblHeader w:val="0"/>
        </w:trPr>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9">
            <w:pPr>
              <w:spacing w:after="160" w:lineRule="auto"/>
              <w:jc w:val="center"/>
              <w:rPr>
                <w:sz w:val="21"/>
                <w:szCs w:val="21"/>
              </w:rPr>
            </w:pPr>
            <w:r w:rsidDel="00000000" w:rsidR="00000000" w:rsidRPr="00000000">
              <w:rPr>
                <w:sz w:val="21"/>
                <w:szCs w:val="21"/>
                <w:rtl w:val="0"/>
              </w:rPr>
              <w:t xml:space="preserve">6</w:t>
            </w:r>
          </w:p>
        </w:tc>
        <w:tc>
          <w:tcPr>
            <w:tcBorders>
              <w:top w:color="000000" w:space="0" w:sz="5" w:val="single"/>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A">
            <w:pPr>
              <w:spacing w:after="160" w:lineRule="auto"/>
              <w:jc w:val="center"/>
              <w:rPr>
                <w:sz w:val="21"/>
                <w:szCs w:val="21"/>
              </w:rPr>
            </w:pPr>
            <w:r w:rsidDel="00000000" w:rsidR="00000000" w:rsidRPr="00000000">
              <w:rPr>
                <w:sz w:val="21"/>
                <w:szCs w:val="21"/>
                <w:rtl w:val="0"/>
              </w:rPr>
              <w:t xml:space="preserve">A organização possui processo adaptativo e autônomo de experimentação tecnológica com ciclos curtos, portfólio estrategicamente gerenciado de inovações, ecossistema amplo e dinâmico de parcerias, investimento contínuo em P&amp;D digital, e cultura disseminada de "testar rápido, falhar rápido, aprender rápido" em todos os níveis organizacionais.</w:t>
            </w:r>
          </w:p>
        </w:tc>
      </w:tr>
    </w:tbl>
    <w:p w:rsidR="00000000" w:rsidDel="00000000" w:rsidP="00000000" w:rsidRDefault="00000000" w:rsidRPr="00000000" w14:paraId="0000002B">
      <w:pPr>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2C">
      <w:pPr>
        <w:rPr>
          <w:sz w:val="21"/>
          <w:szCs w:val="21"/>
        </w:rPr>
      </w:pPr>
      <w:r w:rsidDel="00000000" w:rsidR="00000000" w:rsidRPr="00000000">
        <w:rPr>
          <w:rtl w:val="0"/>
        </w:rPr>
      </w:r>
    </w:p>
    <w:tbl>
      <w:tblPr>
        <w:tblStyle w:val="Table7"/>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40"/>
        <w:tblGridChange w:id="0">
          <w:tblGrid>
            <w:gridCol w:w="8940"/>
          </w:tblGrid>
        </w:tblGridChange>
      </w:tblGrid>
      <w:tr>
        <w:trPr>
          <w:cantSplit w:val="0"/>
          <w:trHeight w:val="40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D">
            <w:pPr>
              <w:spacing w:after="160" w:lineRule="auto"/>
              <w:rPr>
                <w:sz w:val="21"/>
                <w:szCs w:val="21"/>
              </w:rPr>
            </w:pPr>
            <w:commentRangeStart w:id="0"/>
            <w:r w:rsidDel="00000000" w:rsidR="00000000" w:rsidRPr="00000000">
              <w:rPr>
                <w:b w:val="1"/>
                <w:bCs w:val="1"/>
                <w:i w:val="1"/>
                <w:iCs w:val="1"/>
                <w:sz w:val="21"/>
                <w:szCs w:val="21"/>
                <w:rtl w:val="0"/>
              </w:rPr>
              <w:t xml:space="preserve">Possíveis fontes de evidências:</w:t>
            </w:r>
            <w:r w:rsidDel="00000000" w:rsidR="00000000" w:rsidRPr="00000000">
              <w:rPr>
                <w:rtl w:val="0"/>
              </w:rPr>
            </w:r>
          </w:p>
        </w:tc>
      </w:tr>
      <w:tr>
        <w:trPr>
          <w:cantSplit w:val="0"/>
          <w:trHeight w:val="334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E">
            <w:pPr>
              <w:spacing w:after="160" w:lineRule="auto"/>
              <w:rPr>
                <w:sz w:val="21"/>
                <w:szCs w:val="21"/>
              </w:rPr>
            </w:pPr>
            <w:r w:rsidDel="00000000" w:rsidR="00000000" w:rsidRPr="00000000">
              <w:rPr>
                <w:b w:val="1"/>
                <w:bCs w:val="1"/>
                <w:sz w:val="21"/>
                <w:szCs w:val="21"/>
                <w:rtl w:val="0"/>
              </w:rPr>
              <w:t xml:space="preserve">A) Artefatos e onde buscar</w:t>
            </w:r>
            <w:r w:rsidDel="00000000" w:rsidR="00000000" w:rsidRPr="00000000">
              <w:rPr>
                <w:sz w:val="21"/>
                <w:szCs w:val="21"/>
                <w:rtl w:val="0"/>
              </w:rPr>
              <w:t xml:space="preserve"> Radar tecnológico atualizado periodicamente com tendências mapeadas. Business cases e relatórios de POCs/pilotos com critérios claros de avaliação e resultados documentados. Contratos e acordos formalizados de parcerias com universidades, startups, centros de pesquisa e institutos de inovação. Orçamento anual dedicado a P&amp;D e inovação digital com acompanhamento de execução. Relatórios de lições aprendidas (post-mortems) de experimentos bem-sucedidos e falhados. Registro de decisões de kill/pivot/scale com justificativas baseadas em dados. Programas de corporate venture, aceleração ou innovation hub. Políticas e comunicações corporativas sobre cultura de erro e experimentação. Canvas de experimentos com hipóteses, métricas e critérios de sucesso definidos. Repositório de conhecimento sobre experimentos realizados e aprendizados capturados. Mapeamento do ecossistema de inovação (stakeholders, natureza das parcerias, status). Registro de participação em eventos, feiras, conferências e comunidades de prática </w:t>
            </w:r>
            <w:ins w:author="Wilson de Souza Melo Junior" w:id="2" w:date="2025-11-06T15:26:51Z">
              <w:r w:rsidDel="00000000" w:rsidR="00000000" w:rsidRPr="00000000">
                <w:rPr>
                  <w:sz w:val="21"/>
                  <w:szCs w:val="21"/>
                  <w:rtl w:val="0"/>
                  <w:rPrChange w:author="Wilson de Souza Melo Junior" w:id="3" w:date="2025-11-06T15:26:51Z">
                    <w:rPr>
                      <w:sz w:val="21"/>
                      <w:szCs w:val="21"/>
                    </w:rPr>
                  </w:rPrChange>
                </w:rPr>
                <w:t xml:space="preserve">tecnológica</w:t>
              </w:r>
            </w:ins>
            <w:del w:author="Wilson de Souza Melo Junior" w:id="2" w:date="2025-11-06T15:26:51Z">
              <w:r w:rsidDel="00000000" w:rsidR="00000000" w:rsidRPr="00000000">
                <w:rPr>
                  <w:sz w:val="21"/>
                  <w:szCs w:val="21"/>
                  <w:rtl w:val="0"/>
                  <w:rPrChange w:author="Wilson de Souza Melo Junior" w:id="3" w:date="2025-11-06T15:26:51Z">
                    <w:rPr>
                      <w:sz w:val="21"/>
                      <w:szCs w:val="21"/>
                    </w:rPr>
                  </w:rPrChange>
                </w:rPr>
                <w:delText xml:space="preserve">tecnológicas</w:delText>
              </w:r>
            </w:del>
            <w:r w:rsidDel="00000000" w:rsidR="00000000" w:rsidRPr="00000000">
              <w:rPr>
                <w:sz w:val="21"/>
                <w:szCs w:val="21"/>
                <w:rtl w:val="0"/>
              </w:rPr>
              <w:t xml:space="preserve">.</w:t>
            </w:r>
          </w:p>
        </w:tc>
      </w:tr>
    </w:tbl>
    <w:p w:rsidR="00000000" w:rsidDel="00000000" w:rsidP="00000000" w:rsidRDefault="00000000" w:rsidRPr="00000000" w14:paraId="0000002F">
      <w:pPr>
        <w:spacing w:after="240" w:lineRule="auto"/>
        <w:rPr>
          <w:sz w:val="21"/>
          <w:szCs w:val="21"/>
        </w:rPr>
      </w:pPr>
      <w:r w:rsidDel="00000000" w:rsidR="00000000" w:rsidRPr="00000000">
        <w:rPr>
          <w:b w:val="1"/>
          <w:bCs w:val="1"/>
          <w:sz w:val="21"/>
          <w:szCs w:val="21"/>
          <w:rtl w:val="0"/>
        </w:rPr>
        <w:t xml:space="preserve">B) Métricas/KPIs</w:t>
      </w:r>
      <w:r w:rsidDel="00000000" w:rsidR="00000000" w:rsidRPr="00000000">
        <w:rPr>
          <w:sz w:val="21"/>
          <w:szCs w:val="21"/>
          <w:rtl w:val="0"/>
        </w:rPr>
        <w:t xml:space="preserve"> </w:t>
      </w:r>
    </w:p>
    <w:p w:rsidR="00000000" w:rsidDel="00000000" w:rsidP="00000000" w:rsidRDefault="00000000" w:rsidRPr="00000000" w14:paraId="00000030">
      <w:pPr>
        <w:spacing w:after="240" w:lineRule="auto"/>
        <w:rPr>
          <w:sz w:val="21"/>
          <w:szCs w:val="21"/>
        </w:rPr>
      </w:pPr>
      <w:r w:rsidDel="00000000" w:rsidR="00000000" w:rsidRPr="00000000">
        <w:rPr>
          <w:rFonts w:ascii="Arial Unicode MS" w:cs="Arial Unicode MS" w:eastAsia="Arial Unicode MS" w:hAnsi="Arial Unicode MS"/>
          <w:sz w:val="21"/>
          <w:szCs w:val="21"/>
          <w:rtl w:val="0"/>
        </w:rPr>
        <w:t xml:space="preserve">Número de tecnologias avaliadas anualmente (scouting tecnológico). % do faturamento ou orçamento alocado para experimentação e inovação digital. Número de POCs/pilotos executados por período. Taxa de conversão do funil de inovação (tecnologias avaliadas → POCs → pilotos → implementações). Tempo médio de ciclo desde identificação de tecnologia até piloto ou decisão. Número de parcerias ativas para co-inovação (universidades, startups, institutos). Número de experimentos realizados por trimestre/ano. Taxa de "kill rate" saudável (idealmente 30-50% dos experimentos descontinuados com base em dados). Tempo entre identificação de falha e pivô/aprendizado capturado. % de experimentos com lições aprendidas formalmente documentadas. Número de ideias de inovação derivadas de aprendizados anteriores. ROI de investimentos em inovação (quando mensurável). Número de patentes, publicações ou inovações geradas em parceria. Frequência de revisões da estratégia de inovação. Tempo de resposta organizacional a mudanças tecnológicas ou de mercado relevantes. % de iniciativas de inovação ajustadas ou canceladas com base em análise de dados. Diversidade de fontes de inteligência tecnológica utilizadas (relatórios, eventos, parcerias, etc.).</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1">
      <w:pPr>
        <w:spacing w:after="240" w:lineRule="auto"/>
        <w:rPr>
          <w:b w:val="1"/>
          <w:bCs w:val="1"/>
          <w:sz w:val="21"/>
          <w:szCs w:val="21"/>
        </w:rPr>
      </w:pPr>
      <w:r w:rsidDel="00000000" w:rsidR="00000000" w:rsidRPr="00000000">
        <w:rPr>
          <w:b w:val="1"/>
          <w:bCs w:val="1"/>
          <w:sz w:val="21"/>
          <w:szCs w:val="21"/>
          <w:rtl w:val="0"/>
        </w:rPr>
        <w:t xml:space="preserve">C) Sinais por nível </w:t>
      </w:r>
    </w:p>
    <w:p w:rsidR="00000000" w:rsidDel="00000000" w:rsidP="00000000" w:rsidRDefault="00000000" w:rsidRPr="00000000" w14:paraId="00000032">
      <w:pPr>
        <w:spacing w:after="240" w:lineRule="auto"/>
        <w:ind w:left="720" w:firstLine="0"/>
        <w:rPr>
          <w:sz w:val="21"/>
          <w:szCs w:val="21"/>
        </w:rPr>
      </w:pPr>
      <w:r w:rsidDel="00000000" w:rsidR="00000000" w:rsidRPr="00000000">
        <w:rPr>
          <w:b w:val="1"/>
          <w:bCs w:val="1"/>
          <w:sz w:val="21"/>
          <w:szCs w:val="21"/>
          <w:rtl w:val="0"/>
        </w:rPr>
        <w:t xml:space="preserve">N0:</w:t>
      </w:r>
      <w:r w:rsidDel="00000000" w:rsidR="00000000" w:rsidRPr="00000000">
        <w:rPr>
          <w:sz w:val="21"/>
          <w:szCs w:val="21"/>
          <w:rtl w:val="0"/>
        </w:rPr>
        <w:t xml:space="preserve"> ausência total de mecanismos de scouting tecnológico; decisões baseadas apenas em necessidades imediatas ou pressão de fornecedores; nenhum investimento em inovação.</w:t>
      </w:r>
    </w:p>
    <w:p w:rsidR="00000000" w:rsidDel="00000000" w:rsidP="00000000" w:rsidRDefault="00000000" w:rsidRPr="00000000" w14:paraId="00000033">
      <w:pPr>
        <w:spacing w:after="240" w:lineRule="auto"/>
        <w:ind w:left="720" w:firstLine="0"/>
        <w:rPr>
          <w:sz w:val="21"/>
          <w:szCs w:val="21"/>
        </w:rPr>
      </w:pPr>
      <w:r w:rsidDel="00000000" w:rsidR="00000000" w:rsidRPr="00000000">
        <w:rPr>
          <w:b w:val="1"/>
          <w:bCs w:val="1"/>
          <w:sz w:val="21"/>
          <w:szCs w:val="21"/>
          <w:rtl w:val="0"/>
        </w:rPr>
        <w:t xml:space="preserve">N1:</w:t>
      </w:r>
      <w:r w:rsidDel="00000000" w:rsidR="00000000" w:rsidRPr="00000000">
        <w:rPr>
          <w:sz w:val="21"/>
          <w:szCs w:val="21"/>
          <w:rtl w:val="0"/>
        </w:rPr>
        <w:t xml:space="preserve"> consciência informal e esporádica sobre tendências; participação ocasional em eventos; sem estrutura ou orçamento dedicado; sem parcerias formais.</w:t>
      </w:r>
    </w:p>
    <w:p w:rsidR="00000000" w:rsidDel="00000000" w:rsidP="00000000" w:rsidRDefault="00000000" w:rsidRPr="00000000" w14:paraId="00000034">
      <w:pPr>
        <w:spacing w:after="240" w:lineRule="auto"/>
        <w:ind w:left="720" w:firstLine="0"/>
        <w:rPr>
          <w:sz w:val="21"/>
          <w:szCs w:val="21"/>
        </w:rPr>
      </w:pPr>
      <w:r w:rsidDel="00000000" w:rsidR="00000000" w:rsidRPr="00000000">
        <w:rPr>
          <w:b w:val="1"/>
          <w:bCs w:val="1"/>
          <w:sz w:val="21"/>
          <w:szCs w:val="21"/>
          <w:rtl w:val="0"/>
        </w:rPr>
        <w:t xml:space="preserve">N2:</w:t>
      </w:r>
      <w:r w:rsidDel="00000000" w:rsidR="00000000" w:rsidRPr="00000000">
        <w:rPr>
          <w:sz w:val="21"/>
          <w:szCs w:val="21"/>
          <w:rtl w:val="0"/>
        </w:rPr>
        <w:t xml:space="preserve"> monitoramento formal através de relatórios e benchmarks; familiaridade conceitual com tecnologias emergentes; orçamento limitado e subutilizado; parcerias pontuais reativas.</w:t>
      </w:r>
    </w:p>
    <w:p w:rsidR="00000000" w:rsidDel="00000000" w:rsidP="00000000" w:rsidRDefault="00000000" w:rsidRPr="00000000" w14:paraId="00000035">
      <w:pPr>
        <w:spacing w:after="240" w:lineRule="auto"/>
        <w:ind w:left="720" w:firstLine="0"/>
        <w:rPr>
          <w:sz w:val="21"/>
          <w:szCs w:val="21"/>
        </w:rPr>
      </w:pPr>
      <w:r w:rsidDel="00000000" w:rsidR="00000000" w:rsidRPr="00000000">
        <w:rPr>
          <w:b w:val="1"/>
          <w:bCs w:val="1"/>
          <w:sz w:val="21"/>
          <w:szCs w:val="21"/>
          <w:rtl w:val="0"/>
        </w:rPr>
        <w:t xml:space="preserve">N3:</w:t>
      </w:r>
      <w:r w:rsidDel="00000000" w:rsidR="00000000" w:rsidRPr="00000000">
        <w:rPr>
          <w:sz w:val="21"/>
          <w:szCs w:val="21"/>
          <w:rtl w:val="0"/>
        </w:rPr>
        <w:t xml:space="preserve"> avaliações pontuais de tecnologias com apoio de consultores/parceiros externos; aplicação em áreas específicas; algum orçamento regular mas ainda dependente de expertise externa.</w:t>
      </w:r>
    </w:p>
    <w:p w:rsidR="00000000" w:rsidDel="00000000" w:rsidP="00000000" w:rsidRDefault="00000000" w:rsidRPr="00000000" w14:paraId="00000036">
      <w:pPr>
        <w:spacing w:after="240" w:lineRule="auto"/>
        <w:ind w:left="720" w:firstLine="0"/>
        <w:rPr>
          <w:sz w:val="21"/>
          <w:szCs w:val="21"/>
        </w:rPr>
      </w:pPr>
      <w:r w:rsidDel="00000000" w:rsidR="00000000" w:rsidRPr="00000000">
        <w:rPr>
          <w:b w:val="1"/>
          <w:bCs w:val="1"/>
          <w:sz w:val="21"/>
          <w:szCs w:val="21"/>
          <w:rtl w:val="0"/>
        </w:rPr>
        <w:t xml:space="preserve">N4:</w:t>
      </w:r>
      <w:r w:rsidDel="00000000" w:rsidR="00000000" w:rsidRPr="00000000">
        <w:rPr>
          <w:sz w:val="21"/>
          <w:szCs w:val="21"/>
          <w:rtl w:val="0"/>
        </w:rPr>
        <w:t xml:space="preserve"> POCs estruturadas com critérios claros e documentação; capacidade interna de desenvolvimento em múltiplas áreas; múltiplas parcerias estratégicas formalizadas; cultura estabelecida de experimentação; processos de captura de aprendizados; segurança psicológica para testar e falhar.</w:t>
      </w:r>
    </w:p>
    <w:p w:rsidR="00000000" w:rsidDel="00000000" w:rsidP="00000000" w:rsidRDefault="00000000" w:rsidRPr="00000000" w14:paraId="00000037">
      <w:pPr>
        <w:spacing w:after="240" w:lineRule="auto"/>
        <w:ind w:left="720" w:firstLine="0"/>
        <w:rPr>
          <w:sz w:val="21"/>
          <w:szCs w:val="21"/>
        </w:rPr>
      </w:pPr>
      <w:r w:rsidDel="00000000" w:rsidR="00000000" w:rsidRPr="00000000">
        <w:rPr>
          <w:b w:val="1"/>
          <w:bCs w:val="1"/>
          <w:sz w:val="21"/>
          <w:szCs w:val="21"/>
          <w:rtl w:val="0"/>
        </w:rPr>
        <w:t xml:space="preserve">N5:</w:t>
      </w:r>
      <w:r w:rsidDel="00000000" w:rsidR="00000000" w:rsidRPr="00000000">
        <w:rPr>
          <w:sz w:val="21"/>
          <w:szCs w:val="21"/>
          <w:rtl w:val="0"/>
        </w:rPr>
        <w:t xml:space="preserve"> experimentação sistemática e contínua; framework de inovação adaptável às mudanças; portfólio diversificado de experimentos; ecossistema ativo de co-inovação com corporate venture/aceleração; uso de análises preditivas e cenários; aprendizados integrados à estratégia; gestão de risco da experimentação.</w:t>
      </w:r>
    </w:p>
    <w:p w:rsidR="00000000" w:rsidDel="00000000" w:rsidP="00000000" w:rsidRDefault="00000000" w:rsidRPr="00000000" w14:paraId="00000038">
      <w:pPr>
        <w:spacing w:after="240" w:lineRule="auto"/>
        <w:ind w:left="720" w:firstLine="0"/>
        <w:rPr>
          <w:sz w:val="21"/>
          <w:szCs w:val="21"/>
        </w:rPr>
      </w:pPr>
      <w:r w:rsidDel="00000000" w:rsidR="00000000" w:rsidRPr="00000000">
        <w:rPr>
          <w:b w:val="1"/>
          <w:bCs w:val="1"/>
          <w:sz w:val="21"/>
          <w:szCs w:val="21"/>
          <w:rtl w:val="0"/>
        </w:rPr>
        <w:t xml:space="preserve">N6:</w:t>
      </w:r>
      <w:r w:rsidDel="00000000" w:rsidR="00000000" w:rsidRPr="00000000">
        <w:rPr>
          <w:sz w:val="21"/>
          <w:szCs w:val="21"/>
          <w:rtl w:val="0"/>
        </w:rPr>
        <w:t xml:space="preserve"> ciclos rápidos e ágeis de teste e aprendizado ("fail fast, learn fast"); portfólio estrategicamente gerenciado e balanceado; ecossistema amplo e dinâmico com mensuração de impacto; decisões autônomas baseadas em dados; cultura disseminada em todos os níveis; revisões frequentes da estratégia de inovação; integração total com estratégia corporativa.</w:t>
      </w:r>
    </w:p>
    <w:p w:rsidR="00000000" w:rsidDel="00000000" w:rsidP="00000000" w:rsidRDefault="00000000" w:rsidRPr="00000000" w14:paraId="00000039">
      <w:pPr>
        <w:spacing w:after="240" w:lineRule="auto"/>
        <w:rPr>
          <w:sz w:val="21"/>
          <w:szCs w:val="21"/>
        </w:rPr>
      </w:pPr>
      <w:r w:rsidDel="00000000" w:rsidR="00000000" w:rsidRPr="00000000">
        <w:rPr>
          <w:b w:val="1"/>
          <w:bCs w:val="1"/>
          <w:sz w:val="21"/>
          <w:szCs w:val="21"/>
          <w:rtl w:val="0"/>
        </w:rPr>
        <w:t xml:space="preserve">D) Amostragem</w:t>
      </w:r>
      <w:r w:rsidDel="00000000" w:rsidR="00000000" w:rsidRPr="00000000">
        <w:rPr>
          <w:sz w:val="21"/>
          <w:szCs w:val="21"/>
          <w:rtl w:val="0"/>
        </w:rPr>
        <w:t xml:space="preserve"> Analisar as últimas 5-10 tecnologias ou inovações avaliadas nos últimos 12-24 meses, rastreando todo o caminho desde identificação inicial até decisão final (implementar/descartar/postergar), incluindo participantes, análises realizadas, dados utilizados, experimentos conduzidos e aprendizados capturados. Revisar orçamento de inovação dos últimos 3 anos e mapear as 5-10 principais parcerias ativas com seus resultados tangíveis. Selecionar 3-5 experimentos que falharam nos últimos 12 meses e verificar tratamento (análise formal, lições documentadas, consequências para equipe). Comparar versões da estratégia de inovação dos últimos 2-3 anos identificando mudanças significativas e seus gatilhos. |</w:t>
      </w:r>
    </w:p>
    <w:p w:rsidR="00000000" w:rsidDel="00000000" w:rsidP="00000000" w:rsidRDefault="00000000" w:rsidRPr="00000000" w14:paraId="0000003A">
      <w:pPr>
        <w:spacing w:after="240" w:lineRule="auto"/>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3B">
      <w:pPr>
        <w:spacing w:after="240" w:lineRule="auto"/>
        <w:rPr>
          <w:sz w:val="21"/>
          <w:szCs w:val="21"/>
        </w:rPr>
      </w:pPr>
      <w:r w:rsidDel="00000000" w:rsidR="00000000" w:rsidRPr="00000000">
        <w:rPr>
          <w:rtl w:val="0"/>
        </w:rPr>
      </w:r>
    </w:p>
    <w:tbl>
      <w:tblPr>
        <w:tblStyle w:val="Table8"/>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40"/>
        <w:tblGridChange w:id="0">
          <w:tblGrid>
            <w:gridCol w:w="8940"/>
          </w:tblGrid>
        </w:tblGridChange>
      </w:tblGrid>
      <w:tr>
        <w:trPr>
          <w:cantSplit w:val="0"/>
          <w:trHeight w:val="40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C">
            <w:pPr>
              <w:spacing w:after="160" w:lineRule="auto"/>
              <w:rPr>
                <w:sz w:val="21"/>
                <w:szCs w:val="21"/>
              </w:rPr>
            </w:pPr>
            <w:r w:rsidDel="00000000" w:rsidR="00000000" w:rsidRPr="00000000">
              <w:rPr>
                <w:b w:val="1"/>
                <w:bCs w:val="1"/>
                <w:i w:val="1"/>
                <w:iCs w:val="1"/>
                <w:sz w:val="21"/>
                <w:szCs w:val="21"/>
                <w:rtl w:val="0"/>
              </w:rPr>
              <w:t xml:space="preserve">Glossário</w:t>
            </w:r>
            <w:r w:rsidDel="00000000" w:rsidR="00000000" w:rsidRPr="00000000">
              <w:rPr>
                <w:rtl w:val="0"/>
              </w:rPr>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D">
            <w:pPr>
              <w:spacing w:after="160" w:lineRule="auto"/>
              <w:rPr>
                <w:sz w:val="21"/>
                <w:szCs w:val="21"/>
              </w:rPr>
            </w:pPr>
            <w:r w:rsidDel="00000000" w:rsidR="00000000" w:rsidRPr="00000000">
              <w:rPr>
                <w:b w:val="1"/>
                <w:bCs w:val="1"/>
                <w:sz w:val="21"/>
                <w:szCs w:val="21"/>
                <w:rtl w:val="0"/>
              </w:rPr>
              <w:t xml:space="preserve">Abertura à inovação (Openness to innovation)</w:t>
            </w:r>
            <w:r w:rsidDel="00000000" w:rsidR="00000000" w:rsidRPr="00000000">
              <w:rPr>
                <w:sz w:val="21"/>
                <w:szCs w:val="21"/>
                <w:rtl w:val="0"/>
              </w:rPr>
              <w:t xml:space="preserve">: Disposição organizacional e da liderança para explorar, testar e adotar novas tecnologias, processos e modelos de negócio, caracterizada por cultura de experimentação e tolerância ao erro.</w:t>
            </w:r>
          </w:p>
        </w:tc>
      </w:tr>
      <w:tr>
        <w:trPr>
          <w:cantSplit w:val="0"/>
          <w:trHeight w:val="90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E">
            <w:pPr>
              <w:spacing w:after="240" w:lineRule="auto"/>
              <w:rPr>
                <w:sz w:val="21"/>
                <w:szCs w:val="21"/>
              </w:rPr>
            </w:pPr>
            <w:r w:rsidDel="00000000" w:rsidR="00000000" w:rsidRPr="00000000">
              <w:rPr>
                <w:b w:val="1"/>
                <w:bCs w:val="1"/>
                <w:sz w:val="21"/>
                <w:szCs w:val="21"/>
                <w:rtl w:val="0"/>
              </w:rPr>
              <w:t xml:space="preserve">Business case</w:t>
            </w:r>
            <w:r w:rsidDel="00000000" w:rsidR="00000000" w:rsidRPr="00000000">
              <w:rPr>
                <w:sz w:val="21"/>
                <w:szCs w:val="21"/>
                <w:rtl w:val="0"/>
              </w:rPr>
              <w:t xml:space="preserve">: Documento que justifica um investimento com análise de custos, benefícios, riscos e retorno esperado.</w:t>
            </w:r>
          </w:p>
          <w:p w:rsidR="00000000" w:rsidDel="00000000" w:rsidP="00000000" w:rsidRDefault="00000000" w:rsidRPr="00000000" w14:paraId="0000003F">
            <w:pPr>
              <w:spacing w:after="240" w:lineRule="auto"/>
              <w:rPr>
                <w:sz w:val="21"/>
                <w:szCs w:val="21"/>
              </w:rPr>
            </w:pPr>
            <w:r w:rsidDel="00000000" w:rsidR="00000000" w:rsidRPr="00000000">
              <w:rPr>
                <w:b w:val="1"/>
                <w:bCs w:val="1"/>
                <w:sz w:val="21"/>
                <w:szCs w:val="21"/>
                <w:rtl w:val="0"/>
              </w:rPr>
              <w:t xml:space="preserve">Corporate venture</w:t>
            </w:r>
            <w:r w:rsidDel="00000000" w:rsidR="00000000" w:rsidRPr="00000000">
              <w:rPr>
                <w:sz w:val="21"/>
                <w:szCs w:val="21"/>
                <w:rtl w:val="0"/>
              </w:rPr>
              <w:t xml:space="preserve">: Investimento corporativo em startups e empresas inovadoras alinhadas à estratégia da organização.</w:t>
            </w:r>
          </w:p>
          <w:p w:rsidR="00000000" w:rsidDel="00000000" w:rsidP="00000000" w:rsidRDefault="00000000" w:rsidRPr="00000000" w14:paraId="00000040">
            <w:pPr>
              <w:spacing w:after="240" w:lineRule="auto"/>
              <w:rPr>
                <w:sz w:val="21"/>
                <w:szCs w:val="21"/>
              </w:rPr>
            </w:pPr>
            <w:r w:rsidDel="00000000" w:rsidR="00000000" w:rsidRPr="00000000">
              <w:rPr>
                <w:b w:val="1"/>
                <w:bCs w:val="1"/>
                <w:sz w:val="21"/>
                <w:szCs w:val="21"/>
                <w:rtl w:val="0"/>
              </w:rPr>
              <w:t xml:space="preserve">Culture-Crafting Capability (CCC)</w:t>
            </w:r>
            <w:r w:rsidDel="00000000" w:rsidR="00000000" w:rsidRPr="00000000">
              <w:rPr>
                <w:sz w:val="21"/>
                <w:szCs w:val="21"/>
                <w:rtl w:val="0"/>
              </w:rPr>
              <w:t xml:space="preserve">: Capacidade organizacional de estabelecer cultura que valoriza dados, interpretação informada, abertura tecnológica, tolerância a erros e empoderamento dos funcionários (conceito do framework Acatech).</w:t>
            </w:r>
          </w:p>
          <w:p w:rsidR="00000000" w:rsidDel="00000000" w:rsidP="00000000" w:rsidRDefault="00000000" w:rsidRPr="00000000" w14:paraId="00000041">
            <w:pPr>
              <w:spacing w:after="240" w:lineRule="auto"/>
              <w:rPr>
                <w:sz w:val="21"/>
                <w:szCs w:val="21"/>
              </w:rPr>
            </w:pPr>
            <w:r w:rsidDel="00000000" w:rsidR="00000000" w:rsidRPr="00000000">
              <w:rPr>
                <w:b w:val="1"/>
                <w:bCs w:val="1"/>
                <w:sz w:val="21"/>
                <w:szCs w:val="21"/>
                <w:rtl w:val="0"/>
              </w:rPr>
              <w:t xml:space="preserve">Ecossistema de inovação</w:t>
            </w:r>
            <w:r w:rsidDel="00000000" w:rsidR="00000000" w:rsidRPr="00000000">
              <w:rPr>
                <w:sz w:val="21"/>
                <w:szCs w:val="21"/>
                <w:rtl w:val="0"/>
              </w:rPr>
              <w:t xml:space="preserve">: Rede de atores (empresas, universidades, institutos de pesquisa, startups, governo) que colaboram para inovação.</w:t>
            </w:r>
          </w:p>
          <w:p w:rsidR="00000000" w:rsidDel="00000000" w:rsidP="00000000" w:rsidRDefault="00000000" w:rsidRPr="00000000" w14:paraId="00000042">
            <w:pPr>
              <w:spacing w:after="160" w:lineRule="auto"/>
              <w:rPr>
                <w:b w:val="1"/>
                <w:bCs w:val="1"/>
                <w:sz w:val="21"/>
                <w:szCs w:val="21"/>
              </w:rPr>
            </w:pPr>
            <w:r w:rsidDel="00000000" w:rsidR="00000000" w:rsidRPr="00000000">
              <w:rPr>
                <w:rtl w:val="0"/>
              </w:rPr>
            </w:r>
          </w:p>
        </w:tc>
      </w:tr>
    </w:tbl>
    <w:p w:rsidR="00000000" w:rsidDel="00000000" w:rsidP="00000000" w:rsidRDefault="00000000" w:rsidRPr="00000000" w14:paraId="00000043">
      <w:pPr>
        <w:spacing w:after="240" w:lineRule="auto"/>
        <w:rPr>
          <w:sz w:val="21"/>
          <w:szCs w:val="21"/>
        </w:rPr>
      </w:pPr>
      <w:r w:rsidDel="00000000" w:rsidR="00000000" w:rsidRPr="00000000">
        <w:rPr>
          <w:b w:val="1"/>
          <w:bCs w:val="1"/>
          <w:sz w:val="21"/>
          <w:szCs w:val="21"/>
          <w:rtl w:val="0"/>
        </w:rPr>
        <w:t xml:space="preserve">Fail fast, learn fast</w:t>
      </w:r>
      <w:r w:rsidDel="00000000" w:rsidR="00000000" w:rsidRPr="00000000">
        <w:rPr>
          <w:sz w:val="21"/>
          <w:szCs w:val="21"/>
          <w:rtl w:val="0"/>
        </w:rPr>
        <w:t xml:space="preserve">: Abordagem que incentiva experimentação rápida, aceitação de falhas precoces e aprendizado acelerado para minimizar desperdício de recursos.</w:t>
      </w:r>
    </w:p>
    <w:p w:rsidR="00000000" w:rsidDel="00000000" w:rsidP="00000000" w:rsidRDefault="00000000" w:rsidRPr="00000000" w14:paraId="00000044">
      <w:pPr>
        <w:spacing w:after="240" w:lineRule="auto"/>
        <w:rPr>
          <w:sz w:val="21"/>
          <w:szCs w:val="21"/>
        </w:rPr>
      </w:pPr>
      <w:r w:rsidDel="00000000" w:rsidR="00000000" w:rsidRPr="00000000">
        <w:rPr>
          <w:b w:val="1"/>
          <w:bCs w:val="1"/>
          <w:sz w:val="21"/>
          <w:szCs w:val="21"/>
          <w:rtl w:val="0"/>
        </w:rPr>
        <w:t xml:space="preserve">Kill rate</w:t>
      </w:r>
      <w:r w:rsidDel="00000000" w:rsidR="00000000" w:rsidRPr="00000000">
        <w:rPr>
          <w:sz w:val="21"/>
          <w:szCs w:val="21"/>
          <w:rtl w:val="0"/>
        </w:rPr>
        <w:t xml:space="preserve">: Taxa de experimentos ou projetos descontinuados por não atingirem critérios de sucesso; indicador saudável de rigor na experimentação (tipicamente 30-50%).</w:t>
      </w:r>
    </w:p>
    <w:p w:rsidR="00000000" w:rsidDel="00000000" w:rsidP="00000000" w:rsidRDefault="00000000" w:rsidRPr="00000000" w14:paraId="00000045">
      <w:pPr>
        <w:spacing w:after="240" w:lineRule="auto"/>
        <w:rPr>
          <w:sz w:val="21"/>
          <w:szCs w:val="21"/>
        </w:rPr>
      </w:pPr>
      <w:r w:rsidDel="00000000" w:rsidR="00000000" w:rsidRPr="00000000">
        <w:rPr>
          <w:b w:val="1"/>
          <w:bCs w:val="1"/>
          <w:sz w:val="21"/>
          <w:szCs w:val="21"/>
          <w:rtl w:val="0"/>
        </w:rPr>
        <w:t xml:space="preserve">Lições aprendidas</w:t>
      </w:r>
      <w:r w:rsidDel="00000000" w:rsidR="00000000" w:rsidRPr="00000000">
        <w:rPr>
          <w:sz w:val="21"/>
          <w:szCs w:val="21"/>
          <w:rtl w:val="0"/>
        </w:rPr>
        <w:t xml:space="preserve">: Conhecimento sistematizado extraído de experiências, sucessos e falhas para melhorar práticas futuras.</w:t>
      </w:r>
    </w:p>
    <w:p w:rsidR="00000000" w:rsidDel="00000000" w:rsidP="00000000" w:rsidRDefault="00000000" w:rsidRPr="00000000" w14:paraId="00000046">
      <w:pPr>
        <w:spacing w:after="240" w:lineRule="auto"/>
        <w:rPr>
          <w:sz w:val="21"/>
          <w:szCs w:val="21"/>
        </w:rPr>
      </w:pPr>
      <w:r w:rsidDel="00000000" w:rsidR="00000000" w:rsidRPr="00000000">
        <w:rPr>
          <w:b w:val="1"/>
          <w:bCs w:val="1"/>
          <w:sz w:val="21"/>
          <w:szCs w:val="21"/>
          <w:rtl w:val="0"/>
        </w:rPr>
        <w:t xml:space="preserve">POC (Proof of Concept)</w:t>
      </w:r>
      <w:r w:rsidDel="00000000" w:rsidR="00000000" w:rsidRPr="00000000">
        <w:rPr>
          <w:sz w:val="21"/>
          <w:szCs w:val="21"/>
          <w:rtl w:val="0"/>
        </w:rPr>
        <w:t xml:space="preserve">: Prova de conceito, experimento inicial para validar a viabilidade técnica e o valor de negócio de uma solução antes de investimento maior.</w:t>
      </w:r>
    </w:p>
    <w:p w:rsidR="00000000" w:rsidDel="00000000" w:rsidP="00000000" w:rsidRDefault="00000000" w:rsidRPr="00000000" w14:paraId="00000047">
      <w:pPr>
        <w:spacing w:after="240" w:lineRule="auto"/>
        <w:rPr>
          <w:sz w:val="21"/>
          <w:szCs w:val="21"/>
        </w:rPr>
      </w:pPr>
      <w:r w:rsidDel="00000000" w:rsidR="00000000" w:rsidRPr="00000000">
        <w:rPr>
          <w:b w:val="1"/>
          <w:bCs w:val="1"/>
          <w:sz w:val="21"/>
          <w:szCs w:val="21"/>
          <w:rtl w:val="0"/>
        </w:rPr>
        <w:t xml:space="preserve">Post-mortem</w:t>
      </w:r>
      <w:r w:rsidDel="00000000" w:rsidR="00000000" w:rsidRPr="00000000">
        <w:rPr>
          <w:sz w:val="21"/>
          <w:szCs w:val="21"/>
          <w:rtl w:val="0"/>
        </w:rPr>
        <w:t xml:space="preserve">: Análise retrospectiva estruturada de projetos ou experimentos para capturar sistematicamente aprendizados, identificar causas de sucesso/falha e documentar recomendações.</w:t>
      </w:r>
    </w:p>
    <w:p w:rsidR="00000000" w:rsidDel="00000000" w:rsidP="00000000" w:rsidRDefault="00000000" w:rsidRPr="00000000" w14:paraId="00000048">
      <w:pPr>
        <w:spacing w:after="240" w:lineRule="auto"/>
        <w:rPr>
          <w:sz w:val="21"/>
          <w:szCs w:val="21"/>
        </w:rPr>
      </w:pPr>
      <w:r w:rsidDel="00000000" w:rsidR="00000000" w:rsidRPr="00000000">
        <w:rPr>
          <w:b w:val="1"/>
          <w:bCs w:val="1"/>
          <w:sz w:val="21"/>
          <w:szCs w:val="21"/>
          <w:rtl w:val="0"/>
        </w:rPr>
        <w:t xml:space="preserve">Radar tecnológico (Technology radar)</w:t>
      </w:r>
      <w:r w:rsidDel="00000000" w:rsidR="00000000" w:rsidRPr="00000000">
        <w:rPr>
          <w:sz w:val="21"/>
          <w:szCs w:val="21"/>
          <w:rtl w:val="0"/>
        </w:rPr>
        <w:t xml:space="preserve">: Ferramenta de monitoramento sistemático de tendências e tecnologias emergentes relevantes, tipicamente organizada em categorias (adotar, experimentar, avaliar, descartar).</w:t>
      </w:r>
    </w:p>
    <w:p w:rsidR="00000000" w:rsidDel="00000000" w:rsidP="00000000" w:rsidRDefault="00000000" w:rsidRPr="00000000" w14:paraId="00000049">
      <w:pPr>
        <w:spacing w:after="240" w:lineRule="auto"/>
        <w:rPr>
          <w:sz w:val="21"/>
          <w:szCs w:val="21"/>
        </w:rPr>
      </w:pPr>
      <w:r w:rsidDel="00000000" w:rsidR="00000000" w:rsidRPr="00000000">
        <w:rPr>
          <w:b w:val="1"/>
          <w:bCs w:val="1"/>
          <w:sz w:val="21"/>
          <w:szCs w:val="21"/>
          <w:rtl w:val="0"/>
        </w:rPr>
        <w:t xml:space="preserve">Scouting tecnológico</w:t>
      </w:r>
      <w:r w:rsidDel="00000000" w:rsidR="00000000" w:rsidRPr="00000000">
        <w:rPr>
          <w:sz w:val="21"/>
          <w:szCs w:val="21"/>
          <w:rtl w:val="0"/>
        </w:rPr>
        <w:t xml:space="preserve">: Processo estruturado de identificação, monitoramento e avaliação contínua de tecnologias emergentes e inovações relevantes para a organização. |</w:t>
      </w:r>
    </w:p>
    <w:p w:rsidR="00000000" w:rsidDel="00000000" w:rsidP="00000000" w:rsidRDefault="00000000" w:rsidRPr="00000000" w14:paraId="0000004A">
      <w:pPr>
        <w:spacing w:after="240" w:lineRule="auto"/>
        <w:rPr>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4B">
      <w:pPr>
        <w:spacing w:after="240" w:lineRule="auto"/>
        <w:rPr>
          <w:sz w:val="21"/>
          <w:szCs w:val="21"/>
        </w:rPr>
      </w:pPr>
      <w:r w:rsidDel="00000000" w:rsidR="00000000" w:rsidRPr="00000000">
        <w:rPr>
          <w:rtl w:val="0"/>
        </w:rPr>
      </w:r>
    </w:p>
    <w:tbl>
      <w:tblPr>
        <w:tblStyle w:val="Table9"/>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40"/>
        <w:tblGridChange w:id="0">
          <w:tblGrid>
            <w:gridCol w:w="8940"/>
          </w:tblGrid>
        </w:tblGridChange>
      </w:tblGrid>
      <w:tr>
        <w:trPr>
          <w:cantSplit w:val="0"/>
          <w:trHeight w:val="405" w:hRule="atLeast"/>
          <w:tblHeader w:val="0"/>
        </w:trPr>
        <w:tc>
          <w:tcPr>
            <w:tcBorders>
              <w:top w:color="000000" w:space="0" w:sz="0" w:val="nil"/>
              <w:left w:color="000000" w:space="0" w:sz="0" w:val="nil"/>
              <w:bottom w:color="000000" w:space="0" w:sz="5"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C">
            <w:pPr>
              <w:spacing w:after="160" w:lineRule="auto"/>
              <w:rPr>
                <w:sz w:val="21"/>
                <w:szCs w:val="21"/>
              </w:rPr>
            </w:pPr>
            <w:r w:rsidDel="00000000" w:rsidR="00000000" w:rsidRPr="00000000">
              <w:rPr>
                <w:b w:val="1"/>
                <w:bCs w:val="1"/>
                <w:i w:val="1"/>
                <w:iCs w:val="1"/>
                <w:sz w:val="21"/>
                <w:szCs w:val="21"/>
                <w:rtl w:val="0"/>
              </w:rPr>
              <w:t xml:space="preserve">Referências</w:t>
            </w:r>
            <w:r w:rsidDel="00000000" w:rsidR="00000000" w:rsidRPr="00000000">
              <w:rPr>
                <w:rtl w:val="0"/>
              </w:rPr>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D">
            <w:pPr>
              <w:spacing w:after="160" w:lineRule="auto"/>
              <w:rPr>
                <w:sz w:val="21"/>
                <w:szCs w:val="21"/>
              </w:rPr>
            </w:pPr>
            <w:r w:rsidDel="00000000" w:rsidR="00000000" w:rsidRPr="00000000">
              <w:rPr>
                <w:sz w:val="21"/>
                <w:szCs w:val="21"/>
                <w:rtl w:val="0"/>
              </w:rPr>
              <w:t xml:space="preserve">ACATECH. </w:t>
            </w:r>
            <w:r w:rsidDel="00000000" w:rsidR="00000000" w:rsidRPr="00000000">
              <w:rPr>
                <w:b w:val="1"/>
                <w:bCs w:val="1"/>
                <w:sz w:val="21"/>
                <w:szCs w:val="21"/>
                <w:rtl w:val="0"/>
              </w:rPr>
              <w:t xml:space="preserve">Industrie 4.0 Maturity Index. Managing the Digital Transformation of Companies – UPDATE 2020 - acatech - National Academy of Science and Engineering</w:t>
            </w:r>
            <w:r w:rsidDel="00000000" w:rsidR="00000000" w:rsidRPr="00000000">
              <w:rPr>
                <w:sz w:val="21"/>
                <w:szCs w:val="21"/>
                <w:rtl w:val="0"/>
              </w:rPr>
              <w:t xml:space="preserve">. Disponível em: </w:t>
            </w:r>
            <w:hyperlink r:id="rId7">
              <w:r w:rsidDel="00000000" w:rsidR="00000000" w:rsidRPr="00000000">
                <w:rPr>
                  <w:sz w:val="21"/>
                  <w:szCs w:val="21"/>
                  <w:rtl w:val="0"/>
                </w:rPr>
                <w:t xml:space="preserve">https://en.acatech.de/publication/industrie-4-0-maturity-index-update-2020/download-pdf</w:t>
              </w:r>
            </w:hyperlink>
            <w:r w:rsidDel="00000000" w:rsidR="00000000" w:rsidRPr="00000000">
              <w:rPr>
                <w:sz w:val="21"/>
                <w:szCs w:val="21"/>
                <w:rtl w:val="0"/>
              </w:rPr>
              <w:t xml:space="preserve">. Acesso em: 3 out. 2025. EDB.</w:t>
            </w:r>
          </w:p>
        </w:tc>
      </w:tr>
      <w:tr>
        <w:trPr>
          <w:cantSplit w:val="0"/>
          <w:trHeight w:val="11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E">
            <w:pPr>
              <w:spacing w:after="240" w:lineRule="auto"/>
              <w:rPr>
                <w:sz w:val="21"/>
                <w:szCs w:val="21"/>
              </w:rPr>
            </w:pPr>
            <w:r w:rsidDel="00000000" w:rsidR="00000000" w:rsidRPr="00000000">
              <w:rPr>
                <w:b w:val="1"/>
                <w:bCs w:val="1"/>
                <w:sz w:val="21"/>
                <w:szCs w:val="21"/>
                <w:rtl w:val="0"/>
              </w:rPr>
              <w:t xml:space="preserve">THE SMART INDUSTRY READINESS INDEX - Catalysing the transformation of manufacturing</w:t>
            </w:r>
            <w:r w:rsidDel="00000000" w:rsidR="00000000" w:rsidRPr="00000000">
              <w:rPr>
                <w:sz w:val="21"/>
                <w:szCs w:val="21"/>
                <w:rtl w:val="0"/>
              </w:rPr>
              <w:t xml:space="preserve">. Disponível em: </w:t>
            </w:r>
            <w:hyperlink r:id="rId8">
              <w:r w:rsidDel="00000000" w:rsidR="00000000" w:rsidRPr="00000000">
                <w:rPr>
                  <w:sz w:val="21"/>
                  <w:szCs w:val="21"/>
                  <w:rtl w:val="0"/>
                </w:rPr>
                <w:t xml:space="preserve">https://www.edb.gov.sg/content/dam/edb-en/about-edb/media-releases/news/the-smart-industry-readiness-index/the-sg-smart-industry-readiness-index-whitepaper (1).pdf</w:t>
              </w:r>
            </w:hyperlink>
            <w:r w:rsidDel="00000000" w:rsidR="00000000" w:rsidRPr="00000000">
              <w:rPr>
                <w:sz w:val="21"/>
                <w:szCs w:val="21"/>
                <w:rtl w:val="0"/>
              </w:rPr>
              <w:t xml:space="preserve">. Acesso em: 3 out. 2025.</w:t>
            </w:r>
          </w:p>
          <w:p w:rsidR="00000000" w:rsidDel="00000000" w:rsidP="00000000" w:rsidRDefault="00000000" w:rsidRPr="00000000" w14:paraId="0000004F">
            <w:pPr>
              <w:spacing w:after="240" w:lineRule="auto"/>
              <w:rPr>
                <w:sz w:val="21"/>
                <w:szCs w:val="21"/>
              </w:rPr>
            </w:pPr>
            <w:r w:rsidDel="00000000" w:rsidR="00000000" w:rsidRPr="00000000">
              <w:rPr>
                <w:sz w:val="21"/>
                <w:szCs w:val="21"/>
                <w:rtl w:val="0"/>
              </w:rPr>
              <w:t xml:space="preserve">FLEURY, A. et al. </w:t>
            </w:r>
            <w:r w:rsidDel="00000000" w:rsidR="00000000" w:rsidRPr="00000000">
              <w:rPr>
                <w:b w:val="1"/>
                <w:bCs w:val="1"/>
                <w:sz w:val="21"/>
                <w:szCs w:val="21"/>
                <w:rtl w:val="0"/>
              </w:rPr>
              <w:t xml:space="preserve">Digital Maturity Capability and Internationalization of Brazilian Multinationals</w:t>
            </w:r>
            <w:r w:rsidDel="00000000" w:rsidR="00000000" w:rsidRPr="00000000">
              <w:rPr>
                <w:sz w:val="21"/>
                <w:szCs w:val="21"/>
                <w:rtl w:val="0"/>
              </w:rPr>
              <w:t xml:space="preserve">. International Business Review, v. 33, 2024. INCIT.</w:t>
            </w:r>
          </w:p>
          <w:p w:rsidR="00000000" w:rsidDel="00000000" w:rsidP="00000000" w:rsidRDefault="00000000" w:rsidRPr="00000000" w14:paraId="00000050">
            <w:pPr>
              <w:spacing w:after="240" w:lineRule="auto"/>
              <w:rPr>
                <w:sz w:val="21"/>
                <w:szCs w:val="21"/>
              </w:rPr>
            </w:pPr>
            <w:r w:rsidDel="00000000" w:rsidR="00000000" w:rsidRPr="00000000">
              <w:rPr>
                <w:b w:val="1"/>
                <w:bCs w:val="1"/>
                <w:sz w:val="21"/>
                <w:szCs w:val="21"/>
                <w:rtl w:val="0"/>
              </w:rPr>
              <w:t xml:space="preserve">The Global Smart Industry Readiness Index Initiative: Manufacturing Transformation Insights Report 2025</w:t>
            </w:r>
            <w:r w:rsidDel="00000000" w:rsidR="00000000" w:rsidRPr="00000000">
              <w:rPr>
                <w:sz w:val="21"/>
                <w:szCs w:val="21"/>
                <w:rtl w:val="0"/>
              </w:rPr>
              <w:t xml:space="preserve">. Disponível em: </w:t>
            </w:r>
            <w:hyperlink r:id="rId9">
              <w:r w:rsidDel="00000000" w:rsidR="00000000" w:rsidRPr="00000000">
                <w:rPr>
                  <w:sz w:val="21"/>
                  <w:szCs w:val="21"/>
                  <w:rtl w:val="0"/>
                </w:rPr>
                <w:t xml:space="preserve">https://assets.incit.org/large-documents/manual/The_global_smart_industry_readiness_index_initiative_2025-manual.pdf</w:t>
              </w:r>
            </w:hyperlink>
            <w:r w:rsidDel="00000000" w:rsidR="00000000" w:rsidRPr="00000000">
              <w:rPr>
                <w:sz w:val="21"/>
                <w:szCs w:val="21"/>
                <w:rtl w:val="0"/>
              </w:rPr>
              <w:t xml:space="preserve">. Acesso em: 3 out. 2025.</w:t>
            </w:r>
          </w:p>
          <w:p w:rsidR="00000000" w:rsidDel="00000000" w:rsidP="00000000" w:rsidRDefault="00000000" w:rsidRPr="00000000" w14:paraId="00000051">
            <w:pPr>
              <w:spacing w:after="160" w:lineRule="auto"/>
              <w:rPr>
                <w:sz w:val="21"/>
                <w:szCs w:val="21"/>
              </w:rPr>
            </w:pPr>
            <w:r w:rsidDel="00000000" w:rsidR="00000000" w:rsidRPr="00000000">
              <w:rPr>
                <w:rtl w:val="0"/>
              </w:rPr>
            </w:r>
          </w:p>
        </w:tc>
      </w:tr>
    </w:tbl>
    <w:p w:rsidR="00000000" w:rsidDel="00000000" w:rsidP="00000000" w:rsidRDefault="00000000" w:rsidRPr="00000000" w14:paraId="00000052">
      <w:pPr>
        <w:spacing w:after="240" w:lineRule="auto"/>
        <w:rPr>
          <w:sz w:val="21"/>
          <w:szCs w:val="21"/>
        </w:rPr>
      </w:pPr>
      <w:r w:rsidDel="00000000" w:rsidR="00000000" w:rsidRPr="00000000">
        <w:rPr>
          <w:sz w:val="21"/>
          <w:szCs w:val="21"/>
          <w:rtl w:val="0"/>
        </w:rPr>
        <w:t xml:space="preserve">KARIMI, J.; WALTER, Z. </w:t>
      </w:r>
      <w:r w:rsidDel="00000000" w:rsidR="00000000" w:rsidRPr="00000000">
        <w:rPr>
          <w:b w:val="1"/>
          <w:bCs w:val="1"/>
          <w:sz w:val="21"/>
          <w:szCs w:val="21"/>
          <w:rtl w:val="0"/>
        </w:rPr>
        <w:t xml:space="preserve">The role of dynamic capabilities in responding to digital disruption: A factor-based study of the newspaper industry</w:t>
      </w:r>
      <w:r w:rsidDel="00000000" w:rsidR="00000000" w:rsidRPr="00000000">
        <w:rPr>
          <w:sz w:val="21"/>
          <w:szCs w:val="21"/>
          <w:rtl w:val="0"/>
        </w:rPr>
        <w:t xml:space="preserve">. Journal of Management Information Systems, v. 32, n. 1, p. 39-81, 2015.</w:t>
      </w:r>
    </w:p>
    <w:p w:rsidR="00000000" w:rsidDel="00000000" w:rsidP="00000000" w:rsidRDefault="00000000" w:rsidRPr="00000000" w14:paraId="00000053">
      <w:pPr>
        <w:spacing w:after="240" w:lineRule="auto"/>
        <w:rPr>
          <w:sz w:val="21"/>
          <w:szCs w:val="21"/>
        </w:rPr>
      </w:pPr>
      <w:r w:rsidDel="00000000" w:rsidR="00000000" w:rsidRPr="00000000">
        <w:rPr>
          <w:sz w:val="21"/>
          <w:szCs w:val="21"/>
          <w:rtl w:val="0"/>
        </w:rPr>
        <w:t xml:space="preserve">LAURSEN, K.; SALTER, A. </w:t>
      </w:r>
      <w:r w:rsidDel="00000000" w:rsidR="00000000" w:rsidRPr="00000000">
        <w:rPr>
          <w:b w:val="1"/>
          <w:bCs w:val="1"/>
          <w:sz w:val="21"/>
          <w:szCs w:val="21"/>
          <w:rtl w:val="0"/>
        </w:rPr>
        <w:t xml:space="preserve">Open for innovation: The role of openness in explaining innovation performance among UK manufacturing firms.</w:t>
      </w:r>
      <w:r w:rsidDel="00000000" w:rsidR="00000000" w:rsidRPr="00000000">
        <w:rPr>
          <w:sz w:val="21"/>
          <w:szCs w:val="21"/>
          <w:rtl w:val="0"/>
        </w:rPr>
        <w:t xml:space="preserve"> Strategic Management Journal, v. 27, n. 2, p. 131-150, 2006.</w:t>
      </w:r>
    </w:p>
    <w:p w:rsidR="00000000" w:rsidDel="00000000" w:rsidP="00000000" w:rsidRDefault="00000000" w:rsidRPr="00000000" w14:paraId="00000054">
      <w:pPr>
        <w:spacing w:after="240" w:lineRule="auto"/>
        <w:rPr>
          <w:sz w:val="21"/>
          <w:szCs w:val="21"/>
        </w:rPr>
      </w:pPr>
      <w:r w:rsidDel="00000000" w:rsidR="00000000" w:rsidRPr="00000000">
        <w:rPr>
          <w:sz w:val="21"/>
          <w:szCs w:val="21"/>
          <w:rtl w:val="0"/>
        </w:rPr>
        <w:t xml:space="preserve">LEONARD-BARTON, D. </w:t>
      </w:r>
      <w:r w:rsidDel="00000000" w:rsidR="00000000" w:rsidRPr="00000000">
        <w:rPr>
          <w:b w:val="1"/>
          <w:bCs w:val="1"/>
          <w:sz w:val="21"/>
          <w:szCs w:val="21"/>
          <w:rtl w:val="0"/>
        </w:rPr>
        <w:t xml:space="preserve">Core capabilities and core rigidities: A paradox in managing new product development. </w:t>
      </w:r>
      <w:r w:rsidDel="00000000" w:rsidR="00000000" w:rsidRPr="00000000">
        <w:rPr>
          <w:sz w:val="21"/>
          <w:szCs w:val="21"/>
          <w:rtl w:val="0"/>
        </w:rPr>
        <w:t xml:space="preserve">Strategic Management Journal, v. 13, n. S1, p. 111-125, 1992.</w:t>
      </w:r>
    </w:p>
    <w:p w:rsidR="00000000" w:rsidDel="00000000" w:rsidP="00000000" w:rsidRDefault="00000000" w:rsidRPr="00000000" w14:paraId="00000055">
      <w:pPr>
        <w:spacing w:after="240" w:lineRule="auto"/>
        <w:rPr>
          <w:sz w:val="21"/>
          <w:szCs w:val="21"/>
        </w:rPr>
      </w:pPr>
      <w:r w:rsidDel="00000000" w:rsidR="00000000" w:rsidRPr="00000000">
        <w:rPr>
          <w:sz w:val="21"/>
          <w:szCs w:val="21"/>
          <w:rtl w:val="0"/>
        </w:rPr>
        <w:t xml:space="preserve">SCHUH, G. et al. </w:t>
      </w:r>
      <w:r w:rsidDel="00000000" w:rsidR="00000000" w:rsidRPr="00000000">
        <w:rPr>
          <w:b w:val="1"/>
          <w:bCs w:val="1"/>
          <w:sz w:val="21"/>
          <w:szCs w:val="21"/>
          <w:rtl w:val="0"/>
        </w:rPr>
        <w:t xml:space="preserve">Industrie 4.0 Maturity Index: Managing the Digital Transformation of Companies.</w:t>
      </w:r>
      <w:r w:rsidDel="00000000" w:rsidR="00000000" w:rsidRPr="00000000">
        <w:rPr>
          <w:sz w:val="21"/>
          <w:szCs w:val="21"/>
          <w:rtl w:val="0"/>
        </w:rPr>
        <w:t xml:space="preserve"> Munich: Herbert Utz Verlag, 2017.</w:t>
      </w:r>
    </w:p>
    <w:p w:rsidR="00000000" w:rsidDel="00000000" w:rsidP="00000000" w:rsidRDefault="00000000" w:rsidRPr="00000000" w14:paraId="00000056">
      <w:pPr>
        <w:spacing w:after="240" w:lineRule="auto"/>
        <w:rPr>
          <w:sz w:val="21"/>
          <w:szCs w:val="21"/>
        </w:rPr>
      </w:pPr>
      <w:r w:rsidDel="00000000" w:rsidR="00000000" w:rsidRPr="00000000">
        <w:rPr>
          <w:sz w:val="21"/>
          <w:szCs w:val="21"/>
          <w:rtl w:val="0"/>
        </w:rPr>
        <w:t xml:space="preserve">TRIPSAS, M.; GAVETTI, G. </w:t>
      </w:r>
      <w:r w:rsidDel="00000000" w:rsidR="00000000" w:rsidRPr="00000000">
        <w:rPr>
          <w:b w:val="1"/>
          <w:bCs w:val="1"/>
          <w:sz w:val="21"/>
          <w:szCs w:val="21"/>
          <w:rtl w:val="0"/>
        </w:rPr>
        <w:t xml:space="preserve">Capabilities, cognition, and inertia: Evidence from digital imaging.</w:t>
      </w:r>
      <w:r w:rsidDel="00000000" w:rsidR="00000000" w:rsidRPr="00000000">
        <w:rPr>
          <w:sz w:val="21"/>
          <w:szCs w:val="21"/>
          <w:rtl w:val="0"/>
        </w:rPr>
        <w:t xml:space="preserve"> Strategic Management Journal, v. 21, n. 10-11, p. 1147-1161, 2000. |</w:t>
      </w:r>
    </w:p>
    <w:p w:rsidR="00000000" w:rsidDel="00000000" w:rsidP="00000000" w:rsidRDefault="00000000" w:rsidRPr="00000000" w14:paraId="00000057">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Wilson de Souza Melo Junior" w:id="0" w:date="2025-11-06T15:27:16Z">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Sugestão: formatar estes itens em uma lista de bullets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assets.incit.org/large-documents/manual/The_global_smart_industry_readiness_index_initiative_2025-manual.pdf"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en.acatech.de/publication/industrie-4-0-maturity-index-update-2020/download-pdf" TargetMode="External"/><Relationship Id="rId8" Type="http://schemas.openxmlformats.org/officeDocument/2006/relationships/hyperlink" Target="https://www.edb.gov.sg/content/dam/edb-en/about-edb/media-releases/news/the-smart-industry-readiness-index/the-sg-smart-industry-readiness-index-whitepaper%20(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