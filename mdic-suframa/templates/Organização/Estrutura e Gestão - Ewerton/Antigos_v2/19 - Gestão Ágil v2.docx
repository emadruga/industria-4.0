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thkwfxg1js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Gestão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tblGridChange w:id="0">
          <w:tblGrid>
            <w:gridCol w:w="1500"/>
            <w:gridCol w:w="21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e Gestão</w:t>
            </w:r>
          </w:p>
        </w:tc>
      </w:tr>
    </w:tbl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Prontidão do núcleo de liderança para alavancar os conceitos e tecnologias mais recentes de gestão ágil para a relevância e competitividade contínua da organização. A gestão ágil representa uma técnica moderna de gerenciamento que permite às organizações reagir de forma flexível e rápida a mercados turbulentos. Sob a Indústria 4.0, as organizações podem adotar estruturas organizacionais mais horizontais e permitir tomada de decisão descentralizada, tornando-se mais responsivas às mudanças. Esta capacidade avalia a familiaridade e aplicação da liderança com práticas ágeis modernas como Scrum, Kanban, SAFe, Lean, e princípios ágeis (iterações curtas, feedback contínuo, adaptação, autonomia de times). Nos níveis mais baixos, examina-se a familiaridade da equipe de gestão com os conceitos mais recentes de gestão ágil. À medida que a empresa progride, a dimensão mede a habilidade da equipe de liderança de desenhar, executar e adaptar estratégias de transformação ágil de forma independente para garantir a relevância da empresa no longo prazo.</w:t>
            </w:r>
          </w:p>
        </w:tc>
      </w:tr>
    </w:tbl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825"/>
        <w:tblGridChange w:id="0">
          <w:tblGrid>
            <w:gridCol w:w="2100"/>
            <w:gridCol w:w="682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organizacional flexível; Tomada de decisão descentralizada; Colaboração inter e intra-empresarial; Abertura à inovação; Tolerância a erros; Aprendizado contínuo; Empoderamento de equipes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agz7fg49931a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eybu4a7nyhz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01 - Prontidão para Aplicação de Técnicas de Gestão Ágil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0"/>
        <w:gridCol w:w="2010"/>
        <w:tblGridChange w:id="0">
          <w:tblGrid>
            <w:gridCol w:w="6930"/>
            <w:gridCol w:w="20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a prontidão da liderança para alavancar conceitos e técnicas de gestão ágil (Scrum, Kanban, Lean, SAFe, etc.) para a transformação organizacional?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365"/>
        <w:tblGridChange w:id="0">
          <w:tblGrid>
            <w:gridCol w:w="1560"/>
            <w:gridCol w:w="73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Não familiarizada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não está familiarizada com os conceitos e práticas mais recentes de gestão ágil. A gestão desconhece os conceitos mais recentes que podem viabilizar a próxima fase de avanço da organização.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Conhecimento Limitado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tem alguma consciência, através de canais ad hoc, dos conceitos e práticas mais recentes de gestão ágil. A gestão está parcialmente familiarizada com os conceitos mais recentes que podem viabilizar a próxima fase de avanço.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Informada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está bem informada, através de canais e vias formais, sobre os conceitos e práticas mais recentes de gestão ágil. A gestão está totalmente familiarizada com os conceitos mais recentes que podem viabilizar a próxima fase de avanço.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Semi-dependente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depende de parceiros externos para desenvolver iniciativas que alavancam os conceitos mais recentes de gestão ágil para melhorar pelo menos uma área da organização. Com assistência externa, a gestão é capaz de aplicar os conceitos mais recentes para viabilizar melhorias em pelo menos uma área.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Independente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é capaz, com relativa independência, de desenvolver iniciativas que alavancam os conceitos e técnicas mais recentes de gestão ágil para melhorar mais de uma área da organização. A gestão é capaz de aplicar os conceitos mais recentes para viabilizar melhorias em múltiplas áreas.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Adaptativa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é capaz de adaptar independentemente seu framework de transformação organizacional baseado em gestão ágil conforme os conceitos e tecnologias mudam. A gestão é capaz de incrementar suas iniciativas de melhoria conforme os conceitos mais recentes de gestão ágil mudam ou evoluem ao longo do tempo.</w:t>
            </w:r>
          </w:p>
        </w:tc>
      </w:tr>
    </w:tbl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Certificações e treinamentos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liderança em gestão ágil (Scrum Master, SAFe Agilist, Kanban, etc.).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Participação em eventos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(conferências ágeis, workshops, comunidades de prática).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Biblioteca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livros/materiais sobre gestão ágil acessados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Assinaturas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publicações especializadas (Harvard Business Review, MIT Sloan, revistas ágeis).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 de transformação ágil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desenhado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de iniciativas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patrocinadas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Contratos com consultorias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especializadas em transformação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Framework ágil adotado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(Scrum, Kanban, SAFe, LeSS, etc.) e evidências de customização.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Rituais de liderança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baseados em princípios ágeis (OKRs, retrospectivas de C-level, etc.).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da liderança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certificação em gestão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Horas de treinamento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gestão ágil por líder/ano.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iniciativas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patrocinadas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áreas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organização com práticas ágeis implementadas.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de ciclo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decisões estratégicas (redução ao longo do tempo).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experimentação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(pilotos/MVPs lançados por trimestre).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adaptação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 roadmap estratégico.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 interno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agilidade da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de iniciativas estratégicas (ideia → execução).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desconhece Scrum, Kanban, OKRs, sprints; gestão tradicional waterfall/hierárquica; sem interesse em aprender sobre agilidade.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ouviu falar de gestão ágil; alguns líderes participaram de palestras ou leram artigos; conhecimento superficial e fragmentado; sem aplicação prática.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passou por treinamentos formais em gestão ágil; compreensão sólida dos conceitos; participa de conferências e eventos especializados; benchmarking com outras empresas; ainda não aplicou na prática.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contratação de consultores especializados para implementar práticas ágeis em uma área piloto (ex: TI); liderança acompanha mas depende fortemente de orientação externa; aprendizado pela observação.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lidera a expansão de práticas ágeis para múltiplas áreas sem dependência crítica de consultores; customiza frameworks para o contexto da empresa; toma decisões informadas sobre onde e como aplicar agilidade; coaching interno.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adapta continuamente o modelo de gestão ágil conforme aprende; experimenta com novos frameworks emergentes; contribui para a comunidade ágil (palestras, publicações); framework proprietário evoluído; cultura ágil enraizada.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membros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alta liderança para avaliar: (1) familiaridade com terminologia ágil (sprints, retrospectivas, MVPs, OKRs, etc.); (2) participação em treinamentos/eventos nos últimos 12 meses; (3) capacidade de explicar como aplicam princípios ágeis em suas decisões; (4) exemplos concretos de iniciativas ágeis que patrocinaram; (5) como adaptaram práticas ágeis ao contexto da empresa.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últimos 12 meses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iniciativas estratégicas para verificar aplicação de princípios ágeis (iterativo, incremental, feedback rápido).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nvgj495835m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8o40faew23t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02 - Suporte e Comprometimento da Alta Gestão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0"/>
        <w:gridCol w:w="1185"/>
        <w:tblGridChange w:id="0">
          <w:tblGrid>
            <w:gridCol w:w="7740"/>
            <w:gridCol w:w="11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o nível de patrocínio executivo, investimento de recursos e envolvimento ativo da liderança sênior na transformação ágil?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320"/>
        <w:tblGridChange w:id="0">
          <w:tblGrid>
            <w:gridCol w:w="1605"/>
            <w:gridCol w:w="7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não tem conhecimento ou envolvimento com iniciativas de gestão ágil.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tem conhecimento superficial sobre gestão ágil, mas não demonstra apoio ativo ou compromisso.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aprova iniciativas ágeis pontualmente, mas com recursos limitados e baixo envolvimento direto.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patrocina formalmente iniciativas ágeis, aloca recursos específicos, mas o envolvimento é esporádico.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está ativamente envolvida, participa de cerimônias-chave, remove impedimentos e monitora progresso regularmente.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lidera a transformação ágil, investe significativamente, participa de treinamentos e modela comportamentos ágeis.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alta gestão incorporou completamente mindset ágil, promove cultura de experimentação, e a agilidade é parte da estratégia corporativa.</w:t>
            </w:r>
          </w:p>
        </w:tc>
      </w:tr>
    </w:tbl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 executivas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pautas sobre transformação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Orçamento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alocado para iniciativas ágeis (treinamentos, ferramentas, consultorias, coaches).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Comunicados oficiais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liderança sobre compromisso com agilidade.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Presença de executivos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cerimônias ágeis (sprint reviews, PI planning, town halls).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 estratégico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incluindo objetivos de transformação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Decisões de priorização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que favorecem iniciativas ágeis.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de impedimentos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escalados e resolvidos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Contratações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roles ágeis (Scrum Masters, Agile Coaches, Product Owners).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do orçamento de TI/Operações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dedicado a transformação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participação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executivos em eventos ágeis.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de resolução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impedimentos escalados.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iniciativas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patrocinadas por executivos.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aprovação rápida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investimentos ágeis vs. tradicionais.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 de times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suporte da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executivos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treinamento/certificação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desconhece práticas ágeis; sem menção em estratégia.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ins w:author="Wilson de Souza Melo Junior" w:id="0" w:date="2025-11-06T14:42:30Z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A liderança</w:t>
              </w:r>
            </w:ins>
            <w:del w:author="Wilson de Souza Melo Junior" w:id="0" w:date="2025-11-06T14:42:30Z">
              <w:r w:rsidDel="00000000" w:rsidR="00000000" w:rsidRPr="00000000">
                <w:rPr>
                  <w:sz w:val="21"/>
                  <w:szCs w:val="21"/>
                  <w:rtl w:val="0"/>
                </w:rPr>
                <w:delText xml:space="preserve">liderança</w:delText>
              </w:r>
            </w:del>
            <w:r w:rsidDel="00000000" w:rsidR="00000000" w:rsidRPr="00000000">
              <w:rPr>
                <w:sz w:val="21"/>
                <w:szCs w:val="21"/>
                <w:rtl w:val="0"/>
              </w:rPr>
              <w:t xml:space="preserve"> ouviu falar mas vê como "coisa de TI"; sem apoio tangível.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aprovação reativa de pilotos; orçamento mínimo; delega totalmente.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sponsor formal designado; budget específico; revisões trimestrais; ainda distante do dia-a-dia.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executivos participam de sprint reviews; removem blockers; questionam métricas ágeis; orçamento significativo.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CEO/C-level falam publicamente sobre agilidade; fazem treinamentos; participam de retrospectivas; investimento estratégico.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agilidade é pilar estratégico; OKRs corporativos incluem métricas ágeis; liderança modela servant leadership; experimentação incentivada.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últimos 6 meses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(1) atas de comitê executivo (quantas mencionam agilidade?); (2) orçamento aprovado para iniciativas ágeis; (3) lista de presença de executivos em eventos ágeis; (4) exemplos de impedimentos resolvidos por escalação; (5) comunicações oficiais sobre agilidade.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al0ozc3oer91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g0oo9h8tip5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03 - Envolvimento e Colaboração com Cliente/Stakeholder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70"/>
        <w:gridCol w:w="1155"/>
        <w:tblGridChange w:id="0">
          <w:tblGrid>
            <w:gridCol w:w="7770"/>
            <w:gridCol w:w="11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a frequência, qualidade e intensidade da participação de clientes/stakeholders no processo de desenvolvimento e tomada de decisão?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155"/>
        <w:tblGridChange w:id="0">
          <w:tblGrid>
            <w:gridCol w:w="1770"/>
            <w:gridCol w:w="71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não participam do processo; requisitos são coletados uma vez no início.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Contato mínimo com clientes/stakeholders; feedback solicitado apenas em gates formais (trimestral/anual).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são consultados mensalmente; feedback é coletado mas nem sempre incorporado.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participam de revisões a cada sprint/iteração; feedback influencia backlog.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são membros ativos do processo; validam incrementos, participam de refinamentos e priorizam backlog.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trabalham de forma integrada com o time; disponíveis para esclarecimentos contínuos; co-criam soluções.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Clientes/stakeholders são parte do time estendido; tomam decisões de produto em tempo real; relacionamento de parceria estratégica.</w:t>
            </w:r>
          </w:p>
        </w:tc>
      </w:tr>
    </w:tbl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Calendário de cerimônias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lista de presença de clientes/stakeholders (sprint reviews, demos).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Backlog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evidências de input de clientes (user stories com origem, feedback registrado).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refinamento/priorização com clientes.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dedicados (Slack, Teams) com clientes ativos.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Contratos/acordos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que especificam participação de clientes.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Feedback 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(pesquisas, entrevistas, testes de usabilidade).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Artefatos de co-criação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(design sprints, workshops, prototipação conjunta).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participação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clientes em sprint reviews (% de sprints com cliente presente).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de resposta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clientes a dúvidas/solicitações.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user stories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validadas por clientes antes de desenvolvimento.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interação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(média de contatos por semana).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NPS/CSAT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dos clientes sobre o processo colaborativo.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mudanças no backlog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originadas de feedback de cliente.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esclarecimento de dúvidas.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 waterfall; requisitos congelados; cliente não vê nada </w:t>
            </w:r>
            <w:ins w:author="Wilson de Souza Melo Junior" w:id="1" w:date="2025-11-06T15:09:26Z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até a entrega</w:t>
              </w:r>
            </w:ins>
            <w:del w:author="Wilson de Souza Melo Junior" w:id="1" w:date="2025-11-06T15:09:26Z">
              <w:r w:rsidDel="00000000" w:rsidR="00000000" w:rsidRPr="00000000">
                <w:rPr>
                  <w:sz w:val="21"/>
                  <w:szCs w:val="21"/>
                  <w:rtl w:val="0"/>
                </w:rPr>
                <w:delText xml:space="preserve">até entrega</w:delText>
              </w:r>
            </w:del>
            <w:r w:rsidDel="00000000" w:rsidR="00000000" w:rsidRPr="00000000">
              <w:rPr>
                <w:sz w:val="21"/>
                <w:szCs w:val="21"/>
                <w:rtl w:val="0"/>
              </w:rPr>
              <w:t xml:space="preserve"> final.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checkpoint único pós-implementação; cliente valida apenas no final.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reuniões mensais de status; feedback coletado mas pouco acionado.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clientes em todas sprint reviews; feedback documentado e priorizado.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clientes validam PBIs antes do desenvolvimento; participam de </w:t>
            </w:r>
            <w:ins w:author="Wilson de Souza Melo Junior" w:id="2" w:date="2025-11-06T15:09:32Z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refinamentos</w:t>
              </w:r>
            </w:ins>
            <w:del w:author="Wilson de Souza Melo Junior" w:id="2" w:date="2025-11-06T15:09:32Z">
              <w:r w:rsidDel="00000000" w:rsidR="00000000" w:rsidRPr="00000000">
                <w:rPr>
                  <w:sz w:val="21"/>
                  <w:szCs w:val="21"/>
                  <w:rtl w:val="0"/>
                </w:rPr>
                <w:delText xml:space="preserve">refinements</w:delText>
              </w:r>
            </w:del>
            <w:r w:rsidDel="00000000" w:rsidR="00000000" w:rsidRPr="00000000">
              <w:rPr>
                <w:sz w:val="21"/>
                <w:szCs w:val="21"/>
                <w:rtl w:val="0"/>
              </w:rPr>
              <w:t xml:space="preserve">; acesso a ambiente de homologação.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Product Owner tem acesso direto e contínuo; clientes em dailies quando necessário; workshops de co-criação regulares.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cliente embedded no time; decisões de produto em tempo real; mindset de parceria; shared ownership de outcomes.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últimas 10 sprints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(1) taxa de presença de clientes em reviews; (2) número de interações registradas por sprint; (3) % de PBIs que tiveram validação prévia; (4) exemplos de mudanças de direção baseadas em feedback; (5) tempo médio entre dúvida e resposta do cliente.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hy9jki7823dx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1cxfg1c6ukp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04 - Prontidão e Adequação da Cultura Organizacional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70"/>
        <w:gridCol w:w="1155"/>
        <w:tblGridChange w:id="0">
          <w:tblGrid>
            <w:gridCol w:w="7770"/>
            <w:gridCol w:w="11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o grau de alinhamento entre os valores culturais existentes (confiança, abertura, tolerância a erros, colaboração) e os requisitos da cultura ágil?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545"/>
        <w:tblGridChange w:id="0">
          <w:tblGrid>
            <w:gridCol w:w="1380"/>
            <w:gridCol w:w="7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organizacional é rigidamente hierárquica, avessa a riscos, com baixa tolerância a erros e comunicação top-down.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predominantemente tradicional com silos; tentativas de colaboração encontram resistência; erros são punidos.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em transição; alguns bolsões de colaboração; erros começam a ser vistos como aprendizado, mas inconsistentemente.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parcialmente alinhada; colaboração é valorizada; erros são tratados de forma mais construtiva; ainda há hierarquia significativa.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favorável à agilidade; alta confiança entre áreas; erros são oportunidades de aprendizado; transparência é norma.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fortemente ágil; experimentação é incentivada; feedback aberto é prática comum; autonomia e responsabilidade equilibradas.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totalmente ágil; segurança psicológica plena; celebração de aprendizado; auto-organização natural; mindset de crescimento.</w:t>
            </w:r>
          </w:p>
        </w:tc>
      </w:tr>
    </w:tbl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ins w:author="Wilson de Souza Melo Junior" w:id="3" w:date="2025-11-06T15:14:09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t xml:space="preserve">:</w:t>
              </w:r>
            </w:ins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Assessment de cultura organizacional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(ex: Competing Values Framework, Denison, OCAI).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Pesquisas de clima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engajamento com questões sobre confiança, autonomia, tolerância a erros.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de valores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corporativos e evidências de aplicação prática.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retrospectivas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ações de melhoria implementadas.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Post-mortems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falhas com foco em aprendizado (vs. culpabilização).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Políticas de gestão de pessoas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(avaliação, promoção, recompensas) alinhadas com valores ágeis.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abertos (town halls, AMAs, fóruns).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ins w:author="Wilson de Souza Melo Junior" w:id="4" w:date="2025-11-06T15:14:18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t xml:space="preserve">:</w:t>
              </w:r>
            </w:ins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Score de segurança psicológica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(survey baseado em Edmondson).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confiança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áreas (survey interno).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"falhas celebradas"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(experimentos que falharam mas geraram aprendizado).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decisões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tomadas de forma descentralizada.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de implementação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ações de retrospectivas.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Turnover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times ágeis vs. tradicionais.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eNPS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(employee Net Promoter Score).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comando-e-controle; culpabilização; segredo; silos rígidos; "não temos tempo para experimentar".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hierarquia rígida; colaboração vista como perda de tempo; erros = punição; "sempre fizemos assim".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discurso sobre colaboração mas estrutura hierárquica permanece; alguns experimentos permitidos com muita aprovação.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colaboração cross-funcional acontece; erros geram discussão construtiva na maioria das vezes; transparência crescente.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confiança alta; times se auto-organizam com supervisão leve; retrospectivas geram mudanças reais; erros = aprendizado.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cultura de experimentação; fail fast é norma; feedback 360° naturalizado; autonomia com accountability.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segurança psicológica máxima; celebração pública de falhas instrutivas; todos são agentes de mudança; growth mindset organizacional.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Realizar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survey de cultura ágil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amostra representativa (mín. 50 pessoas de diferentes níveis/áreas).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últimas 5 retrospectivas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3 times: quantas ações foram implementadas? Houve resistência? Revisar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post-mortems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recentes: foco em aprendizado ou culpa?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pk4ndau5dkx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rblynn60fyx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05 - Treinamento, Coaching e Desenvolvimento Contínuo</w:t>
      </w:r>
    </w:p>
    <w:tbl>
      <w:tblPr>
        <w:tblStyle w:val="Table1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0"/>
        <w:gridCol w:w="1185"/>
        <w:tblGridChange w:id="0">
          <w:tblGrid>
            <w:gridCol w:w="7740"/>
            <w:gridCol w:w="11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a qualidade, abrangência e continuidade dos programas de capacitação em práticas ágeis, incluindo coaching e mentoring?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7410"/>
        <w:tblGridChange w:id="0">
          <w:tblGrid>
            <w:gridCol w:w="1515"/>
            <w:gridCol w:w="74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existe nenhum programa de treinamento ou capacitação em práticas ágeis.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Treinamentos pontuais e esporádicos são oferecidos, sem continuidade ou acompanhamento.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um programa básico de treinamento inicial (ex: Scrum Foundation), mas sem coaching ou follow-up.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de treinamento estruturado com múltiplos níveis; coaching disponível sob demanda; sem plano de desenvolvimento contínuo.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abrangente de capacitação (básico a avançado); coaches/Scrum Masters dedicados; trilhas de desenvolvimento definidas.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maduro e integrado ao plano de carreira; coaching contínuo; comunidades de prática ativas; orçamento dedicado para certificações.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de aprendizado contínuo institucionalizada; coaching peer-to-peer; times são ambientes de aprendizagem; investimento estratégico em desenvolvimento.</w:t>
            </w:r>
          </w:p>
        </w:tc>
      </w:tr>
    </w:tbl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Catálogo de treinamentos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ágeis disponíveis (básico, intermediário, avançado, especializado).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Trilhas de aprendizagem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planos de desenvolvimento individual (PDIs).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Matriz de competências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gap 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Contratos com empresas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treinamento/coaching.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Relação de coaches/Scrum Masters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(dedicados, part-time, ratio coach:time).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Agenda de coaching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sessões de mentoring.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certificações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obtidas (CSM, CSPO, SAFe, etc.).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Comunidades de prática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(CoPs, chapters, guilds) com calendário de encontros.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Materiais de treinamento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interno desenvolvidos.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da força de trabalho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treinada em práticas ágeis (por nível: básico, intermediário, avançado).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Horas de treinamento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 capita em agilidade (anual).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certificações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por 100 colaboradores.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Ratio coach:time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(ideal: 1:3 a 1:5 times por coach).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conclusão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trilhas de desenvolvimento.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$ investido em capacitação ágil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colaborador / ano.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coaching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(sessões/time/mês).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Participação em CoPs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(% de profissionais ágeis ativos).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zero treinamento; "aprendam na internet"; sem budget.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1-2 treinamentos pontuais de 1 dia; sem continuidade; "já treinamos o pessoal".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Scrum Foundation para todos; materiais básicos disponíveis; sem coaching estruturado.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múltiplos cursos disponíveis; alguns coaches contratados sob demanda; trilhas começando a ser desenhadas.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programa estruturado com certificações patrocinadas; coaches dedicados (1:5); PDIs incluem competências ágeis; orçamento garantido.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trilhas integradas à carreira; coaching embedded; CoPs ativas semanalmente; budget significativo; certificações avançadas incentivadas.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learning organization; peer coaching natural; times ensinam times; budget generoso; experimentação com novas práticas encorajada; contribuições para comunidade externa.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Analisar: (1) % de pessoas treinadas por nível nos últimos 12 meses; (2) ratio atual de coaches:times; (3) budget de capacitação ágil vs. total de treinamento; (4) amostra de 10 PDIs para verificar inclusão de competências ágeis; (5) atividade de CoPs nos últimos 3 meses.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tm4bvpgwuqm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6m50197j0ze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06 - Gestão da Mudança e Transformação Organizacional</w:t>
      </w:r>
    </w:p>
    <w:tbl>
      <w:tblPr>
        <w:tblStyle w:val="Table2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0"/>
        <w:gridCol w:w="1140"/>
        <w:tblGridChange w:id="0">
          <w:tblGrid>
            <w:gridCol w:w="7800"/>
            <w:gridCol w:w="11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o nível de estruturação do processo de transformação ágil, incluindo </w:t>
            </w:r>
            <w:ins w:author="Wilson de Souza Melo Junior" w:id="5" w:date="2025-11-06T15:15:52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t xml:space="preserve">avaliação</w:t>
              </w:r>
            </w:ins>
            <w:del w:author="Wilson de Souza Melo Junior" w:id="5" w:date="2025-11-06T15:15:52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delText xml:space="preserve">assessment</w:delText>
              </w:r>
            </w:del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de prontidão, plano de mudança, gestão de resistências e sustentabilidade?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005"/>
        <w:tblGridChange w:id="0">
          <w:tblGrid>
            <w:gridCol w:w="1920"/>
            <w:gridCol w:w="70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existe processo estruturado; mudanças acontecem de forma ad hoc sem planejamento ou acompanhamento.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Iniciativas isoladas sem coordenação; falta assessment de prontidão; resistências não são gerenciadas sistematicamente.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um plano básico de transformação, mas sem assessment formal de prontidão; gestão de mudança reativa.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 de transformação estruturado com fases definidas; assessment de prontidão realizado; gestão de mudança presente mas não integrada.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abrangente de transformação com governance clara; change management integrado; métricas de acompanhamento; gestão ativa de resistências.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Transformação estruturada em múltiplas ondas/fases; assessment contínuo; change management profissional; adaptação baseada em lições aprendidas.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Transformação é contínua e adaptativa; capacidade organizacional de mudança institucionalizada; experimentação e evolução constantes; sustentabilidade garantida.</w:t>
            </w:r>
          </w:p>
        </w:tc>
      </w:tr>
    </w:tbl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ins w:author="Wilson de Souza Melo Junior" w:id="6" w:date="2025-11-06T15:16:01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t xml:space="preserve">:</w:t>
              </w:r>
            </w:ins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Plano de transformação ágil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(roadmap, fases, milestones).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Assessment de prontidão organizacional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(readiness assessment usando frameworks validados).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Plano de gestão de mudança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(stakeholder analysis, plano de comunicação, plano de resistências).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de governança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(steering committee, transformation office, agile COE).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Mapa de stakeholders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estratégia de engajamento.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Plano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transformação (canais, frequência, mensagens-chave).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 de riscos e resistências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plano de mitigação.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Métricas de transformação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(leading e lagging indicators).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Lições aprendidas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documentadas e ações corretivas.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 de evolução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pós-transformação inicial.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ins w:author="Wilson de Souza Melo Junior" w:id="7" w:date="2025-11-06T15:16:17Z">
              <w:r w:rsidDel="00000000" w:rsidR="00000000" w:rsidRPr="00000000">
                <w:rPr>
                  <w:b w:val="1"/>
                  <w:bCs w:val="1"/>
                  <w:sz w:val="21"/>
                  <w:szCs w:val="21"/>
                  <w:rtl w:val="0"/>
                </w:rPr>
                <w:t xml:space="preserve">:</w:t>
              </w:r>
            </w:ins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Completion rate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fases do plano de transformação.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times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que completaram transição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 de transformação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por time/área.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resistência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(survey ou análise qualitativa).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Engajamento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iniciativas de transformação (participação em eventos, surveys).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Sustentabilidade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(% de times que mantêm práticas após 12 meses).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ROI da transformação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(benefícios vs. investimento).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Velocidade/throughput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antes vs. depois (evidência de melhoria).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"vamos fazer ágil"; sem plano; decreto top-down; surpresa total; resistência massiva não gerenciada.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várias iniciativas desconexas; cada área faz do seu jeito; sem coordenação; "já somos ágeis" sem evidências.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plano existe mas é genérico; falta assessment prévio; comunicação pobre; resistências aparecem como surpresa.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plano detalhado com fases; assessment feito; change manager designado; stakeholders mapeados; comunicação regular.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programa robusto; steering committee ativo; change management profissional (Prosci, Kotter); métricas acompanhadas; ajustes baseados em feedback.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múltiplas ondas planejadas; assessment contínuo (pulse checks); change agents em todas áreas; resistências antecipadas e gerenciadas; retrospectivas de transformação.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transformação contínua como BAU; capacidade de mudança = competência organizacional; experimentação incentivada; evolução constante; práticas ágeis profundamente enraizadas.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Analisar: (1) documentação de plano de transformação e assessment inicial; (2) evidências de governance (atas de steering committee dos últimos 6 meses); (3) plano de comunicação e exemplos de execução; (4) métricas de progresso; (5) registro de resistências e ações de mitigação; (6) survey de sustentabilidade (práticas mantidas após 12+ meses).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ffcve3qftv9t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gvnr1iz42st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Glossário</w:t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330"/>
        <w:tblGridChange w:id="0">
          <w:tblGrid>
            <w:gridCol w:w="2595"/>
            <w:gridCol w:w="63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Gestão Ágil (Agile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Abordagem de gestão que enfatiza flexibilidade, iteração rápida, feedback contínuo e adaptação, em contraste com modelos tradicionais de comando-e-controle.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ágil estruturado em sprints (iterações de 1-4 semanas) com papéis definidos (Scrum Master, Product Owner, Dev Team) e cerimônias regulares.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Método visual de gestão de fluxo que usa quadros para visualizar trabalho, limitar WIP (work in progress) e otimizar fluxo contínuo.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SAFe (Scaled Agile Framework)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para escalar práticas ágeis em grandes organizações, com múltiplos níveis (Team, Program, Large Solution, Portfolio).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Filosofia de gestão focada em eliminar desperdício, criar valor para o cliente e melhoria contínua (kaizen).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Período de tempo fixo (geralmente 1-4 semanas) no qual um incremento de produto é desenvolvido no Scrum.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OKR (Objectives and Key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definição de metas onde objetivos qualitativos são ligados a resultados-chave mensuráveis, revisados frequentemente (trimestral).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MVP (Minimum Viable 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mais simples de um produto que permite validar hipóteses com usuários reais com mínimo esforço/investimento.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Iterativo e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Abordagem de desenvolvimento onde trabalho é feito em ciclos curtos (iterativo) com entregas parciais de valor (incremental).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Cerimônia onde time reflete sobre o processo de trabalho e identifica melhorias; aplicável também ao nível de liderança.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Organizacional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Modelo com menos níveis hierárquicos, mais autonomia distribuída e comunicação lateral facilitada.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Tomada de Decisão Descentralizada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Autoridade de decisão distribuída para níveis mais baixos da organização, permitindo respostas mais rápidas.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Empoderamento (Empowerment)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Delegação de autoridade e autonomia para que equipes tomem decisões sem aprovação constante da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conceitual que define papéis, processos, artefatos e práticas para abordar um tipo específico de problema.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Modelo tradicional de gestão de projetos em fases sequenciais (requisitos → design → implementação → teste → entrega).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Prática de comparar processos e métricas com outras organizações para identificar melhores práticas.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desenvolver capacidades através de orientação, questionamento e feedback, em vez de dar ordens diretas.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LeSS (Large-Scale Scrum)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para aplicar Scrum em grande escala, mantendo simplicidade e evitando burocracia do SAFe.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VUCA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Acrônimo para Volatility, Uncertainty, Complexity, Ambiguity - características do ambiente de negócios moderno.</w:t>
            </w:r>
          </w:p>
        </w:tc>
      </w:tr>
    </w:tbl>
    <w:p w:rsidR="00000000" w:rsidDel="00000000" w:rsidP="00000000" w:rsidRDefault="00000000" w:rsidRPr="00000000" w14:paraId="000000E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rcsbcifp2y7b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3kdl9ygkgas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E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ACATECH.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Industrie 4.0 Maturity Index. Managing the Digital Transformation of Companies – UPDATE 2020 - acatech - National Academy of Science and Engineering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7">
        <w:r w:rsidDel="00000000" w:rsidR="00000000" w:rsidRPr="00000000">
          <w:rPr>
            <w:sz w:val="21"/>
            <w:szCs w:val="21"/>
            <w:rtl w:val="0"/>
          </w:rPr>
          <w:t xml:space="preserve">https://en.acatech.de/publication/industrie-4-0-maturity-index-update-2020/download-pdf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0E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ALNUAIMI, B. K. et al. Mastering digital transformation: The nexus between leadership, agility, and digital strategy.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Business Research</w:t>
      </w:r>
      <w:r w:rsidDel="00000000" w:rsidR="00000000" w:rsidRPr="00000000">
        <w:rPr>
          <w:sz w:val="21"/>
          <w:szCs w:val="21"/>
          <w:rtl w:val="0"/>
        </w:rPr>
        <w:t xml:space="preserve">, v. 145, p. 636–648, 2022.</w:t>
      </w:r>
    </w:p>
    <w:p w:rsidR="00000000" w:rsidDel="00000000" w:rsidP="00000000" w:rsidRDefault="00000000" w:rsidRPr="00000000" w14:paraId="000000E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BENNETT, N.; LEMOINE, G. J. What a difference a word makes: Understanding threats to performance in a VUCA world.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Horizons</w:t>
      </w:r>
      <w:r w:rsidDel="00000000" w:rsidR="00000000" w:rsidRPr="00000000">
        <w:rPr>
          <w:sz w:val="21"/>
          <w:szCs w:val="21"/>
          <w:rtl w:val="0"/>
        </w:rPr>
        <w:t xml:space="preserve">, v. 57, n. 3, p. 311–317, 2014.</w:t>
      </w:r>
    </w:p>
    <w:p w:rsidR="00000000" w:rsidDel="00000000" w:rsidP="00000000" w:rsidRDefault="00000000" w:rsidRPr="00000000" w14:paraId="000000E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BUER, S.-V.; STRANDHAGEN, J. O.; CHAN, F. T. S. The link between Industry 4.0 and lean manufacturing: mapping current research and establishing a research agenda.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Journal of Production Research</w:t>
      </w:r>
      <w:r w:rsidDel="00000000" w:rsidR="00000000" w:rsidRPr="00000000">
        <w:rPr>
          <w:sz w:val="21"/>
          <w:szCs w:val="21"/>
          <w:rtl w:val="0"/>
        </w:rPr>
        <w:t xml:space="preserve">, v. 56, n. 8, p. 2924–2940, 2018.</w:t>
      </w:r>
    </w:p>
    <w:p w:rsidR="00000000" w:rsidDel="00000000" w:rsidP="00000000" w:rsidRDefault="00000000" w:rsidRPr="00000000" w14:paraId="000000E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EDB.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SMART INDUSTRY READINESS INDEX - Catalysing the transformation of manufacturing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https://www.edb.gov.sg/content/dam/edb-en/about-edb/media-releases/news/the-smart-industry-readiness-index/the-sg-smart-industry-readiness-index-whitepaper (1).pdf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FLEURY, A. et al. Going digital in emerging market multinational enterprises: A focus on resources, organizational capabilities and digital maturity.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Business Review</w:t>
      </w:r>
      <w:r w:rsidDel="00000000" w:rsidR="00000000" w:rsidRPr="00000000">
        <w:rPr>
          <w:sz w:val="21"/>
          <w:szCs w:val="21"/>
          <w:rtl w:val="0"/>
        </w:rPr>
        <w:t xml:space="preserve">, v. 33, 2024.</w:t>
      </w:r>
    </w:p>
    <w:p w:rsidR="00000000" w:rsidDel="00000000" w:rsidP="00000000" w:rsidRDefault="00000000" w:rsidRPr="00000000" w14:paraId="000000E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GIACOSA, E.; CULASSO, F.; CROCCO, E. Customer agility in the modern automotive sector: How lead management shapes agile digital companies.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Technological Forecasting and Social Change</w:t>
      </w:r>
      <w:r w:rsidDel="00000000" w:rsidR="00000000" w:rsidRPr="00000000">
        <w:rPr>
          <w:sz w:val="21"/>
          <w:szCs w:val="21"/>
          <w:rtl w:val="0"/>
        </w:rPr>
        <w:t xml:space="preserve">, v. 175, 2022.</w:t>
      </w:r>
    </w:p>
    <w:p w:rsidR="00000000" w:rsidDel="00000000" w:rsidP="00000000" w:rsidRDefault="00000000" w:rsidRPr="00000000" w14:paraId="000000E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GUINAN, P. J.; PARISE, S.; LANGOWITZ, N. Creating an innovative digital project team: Levers to enable digital transformation.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Horizons</w:t>
      </w:r>
      <w:r w:rsidDel="00000000" w:rsidR="00000000" w:rsidRPr="00000000">
        <w:rPr>
          <w:sz w:val="21"/>
          <w:szCs w:val="21"/>
          <w:rtl w:val="0"/>
        </w:rPr>
        <w:t xml:space="preserve">, v. 62, n. 6, p. 717–727, 2019.</w:t>
      </w:r>
    </w:p>
    <w:p w:rsidR="00000000" w:rsidDel="00000000" w:rsidP="00000000" w:rsidRDefault="00000000" w:rsidRPr="00000000" w14:paraId="000000F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INCIT.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2025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9">
        <w:r w:rsidDel="00000000" w:rsidR="00000000" w:rsidRPr="00000000">
          <w:rPr>
            <w:sz w:val="21"/>
            <w:szCs w:val="21"/>
            <w:rtl w:val="0"/>
          </w:rPr>
          <w:t xml:space="preserve">https://assets.incit.org/large-documents/manual/The_global_smart_industry_readiness_index_initiative_2025-manual.pdf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0F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KNASTER, R.; LEFFINGWELL, D.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SAFe 5.0 Distilled: Achieving Business Agility with the Scaled Agile Framework</w:t>
      </w:r>
      <w:r w:rsidDel="00000000" w:rsidR="00000000" w:rsidRPr="00000000">
        <w:rPr>
          <w:sz w:val="21"/>
          <w:szCs w:val="21"/>
          <w:rtl w:val="0"/>
        </w:rPr>
        <w:t xml:space="preserve">. Boston: Addison-Wesley, 2020.</w:t>
      </w:r>
    </w:p>
    <w:p w:rsidR="00000000" w:rsidDel="00000000" w:rsidP="00000000" w:rsidRDefault="00000000" w:rsidRPr="00000000" w14:paraId="000000F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PEREIRA, V. et al. A longitudinal investigation into multilevel agile &amp; ambidextrous strategic dualities in an information technology high performing EMNE.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Technological Forecasting and Social Change</w:t>
      </w:r>
      <w:r w:rsidDel="00000000" w:rsidR="00000000" w:rsidRPr="00000000">
        <w:rPr>
          <w:sz w:val="21"/>
          <w:szCs w:val="21"/>
          <w:rtl w:val="0"/>
        </w:rPr>
        <w:t xml:space="preserve">, v. 169, 2021.</w:t>
      </w:r>
    </w:p>
    <w:p w:rsidR="00000000" w:rsidDel="00000000" w:rsidP="00000000" w:rsidRDefault="00000000" w:rsidRPr="00000000" w14:paraId="000000F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RIGBY, D. K.; SUTHERLAND, J.; TAKEUCHI, H. Embracing Agile.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p. 40–50, mai. 2016.</w:t>
      </w:r>
    </w:p>
    <w:p w:rsidR="00000000" w:rsidDel="00000000" w:rsidP="00000000" w:rsidRDefault="00000000" w:rsidRPr="00000000" w14:paraId="000000F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SCHWABER, K.; SUTHERLAND,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Scrum Guide™. The Definitive Guide to Scrum: The Rules of the Game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10">
        <w:r w:rsidDel="00000000" w:rsidR="00000000" w:rsidRPr="00000000">
          <w:rPr>
            <w:sz w:val="21"/>
            <w:szCs w:val="21"/>
            <w:rtl w:val="0"/>
          </w:rPr>
          <w:t xml:space="preserve">https://scrumguides.org/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16 out. 2025.</w:t>
      </w:r>
    </w:p>
    <w:p w:rsidR="00000000" w:rsidDel="00000000" w:rsidP="00000000" w:rsidRDefault="00000000" w:rsidRPr="00000000" w14:paraId="000000F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TEECE, D. J. A dynamic capabilities-based entrepreneurial theory of the multinational enterprise.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International Business Studies</w:t>
      </w:r>
      <w:r w:rsidDel="00000000" w:rsidR="00000000" w:rsidRPr="00000000">
        <w:rPr>
          <w:sz w:val="21"/>
          <w:szCs w:val="21"/>
          <w:rtl w:val="0"/>
        </w:rPr>
        <w:t xml:space="preserve">, v. 45, n. 1, p. 8–37, 2014.</w:t>
      </w:r>
    </w:p>
    <w:p w:rsidR="00000000" w:rsidDel="00000000" w:rsidP="00000000" w:rsidRDefault="00000000" w:rsidRPr="00000000" w14:paraId="000000F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WEF.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2022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11">
        <w:r w:rsidDel="00000000" w:rsidR="00000000" w:rsidRPr="00000000">
          <w:rPr>
            <w:sz w:val="21"/>
            <w:szCs w:val="21"/>
            <w:rtl w:val="0"/>
          </w:rPr>
          <w:t xml:space="preserve">https://www3.weforum.org/docs/WEF_The_Global_Smart_Industry_Readiness_Index_Initiative_2022.pdf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son de Souza Melo Junior" w:id="0" w:date="2025-11-06T14:41:31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sugestão de mudar a formatação, relacionando os itens em uma lista de bullets.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3.weforum.org/docs/WEF_The_Global_Smart_Industry_Readiness_Index_Initiative_2022.pdf" TargetMode="External"/><Relationship Id="rId10" Type="http://schemas.openxmlformats.org/officeDocument/2006/relationships/hyperlink" Target="https://scrumguides.org/" TargetMode="External"/><Relationship Id="rId9" Type="http://schemas.openxmlformats.org/officeDocument/2006/relationships/hyperlink" Target="https://assets.incit.org/large-documents/manual/The_global_smart_industry_readiness_index_initiative_2025-manual.pdf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n.acatech.de/publication/industrie-4-0-maturity-index-update-2020/download-pdf" TargetMode="External"/><Relationship Id="rId8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