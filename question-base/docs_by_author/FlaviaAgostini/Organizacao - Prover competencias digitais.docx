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heading=h.ngltncl65gyl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Workforce Learning &amp; Development (D13)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jcd9nbmmos5d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Talent readiness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o1l0cuvk7rf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capacidade de prover competências digitais é um elemento essencial para o desenvolvimento da maturidade organizacional em indústrias e instituições que buscam a transformação digital.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 modelos ACATECH e SIRI, essa capacidade faz parte da dimensão organizacional que trata do preparo da força de trabalho (Talent Readiness) e está relacionada à habilidade de planejar, desenvolver e sustentar competências técnicas e comportamentais voltadas ao uso e gestão de tecnologias digitais.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princípio de capacidade digital, na estrutura de recursos do modelo ACATECH, enfatiza que a transformação digital não depende apenas de infraestrutura tecnológica, mas também da qualificação contínua das pessoas e da incorporação de uma cultura de aprendizagem adaptativa.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formação em competências digitais abrange tanto habilidades técnicas (como análise de dados, automação, segurança cibernética, uso de IA e ferramentas colaborativas) quanto competências cognitivas e sociais, como resolução de problemas, pensamento crítico e inovação.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À medida que a maturidade aumenta, a organização evolui de ações pontuais de capacitação para um ecossistema de aprendizagem contínua e personalizada, baseado em plataformas digitais de treinamento, análise de lacunas de competência e aprendizagem autoguiada.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 níveis mais elevados, a força de trabalho torna-se auto aprendente, multidisciplinar e digitalmente fluente, promovendo inovação e agilidade na adoção de novas tecnologias.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heading=h.gsj6d31pgd52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Diagnóstico e mapeamento de competências digitais;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  <w:t xml:space="preserve">ejamento estratégico de desenvolvimento de talentos digitais;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Implementação de programas de capacitação e apr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endizagem contínua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Uso de tecnologias educacionais e plataformas digitais de aprendizagem;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Incentivo à cultura digital e aprendizado autodirigido;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Avalia</w:t>
            </w:r>
            <w:r w:rsidDel="00000000" w:rsidR="00000000" w:rsidRPr="00000000">
              <w:rPr>
                <w:rtl w:val="0"/>
              </w:rPr>
              <w:t xml:space="preserve">ção de impacto e eficácia das capacitações digitais;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Integração de competências digitais com práticas operacionais;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Aprendizagem organizacional baseada em dados;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Resiliência e adaptabilidade digital da força de trabalho;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Parcerias e ecossistema de aprendizagem digital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0" w:firstLine="0"/>
        <w:rPr/>
      </w:pPr>
      <w:bookmarkStart w:colFirst="0" w:colLast="0" w:name="_heading=h.vqisrjmcvby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0" w:firstLine="0"/>
        <w:rPr/>
      </w:pPr>
      <w:bookmarkStart w:colFirst="0" w:colLast="0" w:name="_heading=h.nmf65dk3vd4v" w:id="5"/>
      <w:bookmarkEnd w:id="5"/>
      <w:r w:rsidDel="00000000" w:rsidR="00000000" w:rsidRPr="00000000">
        <w:rPr>
          <w:rtl w:val="0"/>
        </w:rPr>
        <w:t xml:space="preserve">Questão 1 – Diagnóstico e mapeamento de competências digitais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a organização identifica, registra e monitora as competências digitais necessárias para cada função</w:t>
            </w:r>
            <w:sdt>
              <w:sdtPr>
                <w:id w:val="1676162931"/>
                <w:tag w:val="goog_rdk_0"/>
              </w:sdtPr>
              <w:sdtContent>
                <w:del w:author="Cristiano" w:id="0" w:date="2025-11-16T18:59:36Z">
                  <w:r w:rsidDel="00000000" w:rsidR="00000000" w:rsidRPr="00000000">
                    <w:rPr>
                      <w:rtl w:val="0"/>
                    </w:rPr>
                    <w:delText xml:space="preserve">, e utiliza esses dados para planejar o desenvolvimento da força de trabalho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heading=h.fb3684yrlr5f" w:id="6"/>
            <w:bookmarkEnd w:id="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708593504"/>
                <w:tag w:val="goog_rdk_2"/>
              </w:sdtPr>
              <w:sdtContent>
                <w:ins w:author="Cristiano" w:id="1" w:date="2025-11-16T18:59:33Z"/>
                <w:sdt>
                  <w:sdtPr>
                    <w:id w:val="847567224"/>
                    <w:tag w:val="goog_rdk_3"/>
                  </w:sdtPr>
                  <w:sdtContent>
                    <w:ins w:author="Cristiano" w:id="1" w:date="2025-11-16T18:59:33Z">
                      <w:r w:rsidDel="00000000" w:rsidR="00000000" w:rsidRPr="00000000">
                        <w:rPr>
                          <w:rtl w:val="0"/>
                          <w:rPrChange w:author="Cristiano" w:id="2" w:date="2025-11-16T18:59:33Z">
                            <w:rPr/>
                          </w:rPrChange>
                        </w:rPr>
                        <w:t xml:space="preserve">Prover competencias digitais</w:t>
                      </w:r>
                    </w:ins>
                  </w:sdtContent>
                </w:sdt>
                <w:ins w:author="Cristiano" w:id="1" w:date="2025-11-16T18:59:33Z"/>
              </w:sdtContent>
            </w:sdt>
            <w:sdt>
              <w:sdtPr>
                <w:id w:val="827001190"/>
                <w:tag w:val="goog_rdk_4"/>
              </w:sdtPr>
              <w:sdtContent>
                <w:del w:author="Cristiano" w:id="1" w:date="2025-11-16T18:59:33Z"/>
                <w:sdt>
                  <w:sdtPr>
                    <w:id w:val="-1279860716"/>
                    <w:tag w:val="goog_rdk_5"/>
                  </w:sdtPr>
                  <w:sdtContent>
                    <w:del w:author="Cristiano" w:id="1" w:date="2025-11-16T18:59:33Z">
                      <w:r w:rsidDel="00000000" w:rsidR="00000000" w:rsidRPr="00000000">
                        <w:rPr>
                          <w:rtl w:val="0"/>
                          <w:rPrChange w:author="Cristiano" w:id="2" w:date="2025-11-16T18:59:33Z">
                            <w:rPr/>
                          </w:rPrChange>
                        </w:rPr>
                        <w:delText xml:space="preserve">Capacidade de mapear, registrar e atualizar as competências digitais essenciais para sustentar os objetivos estratégicos e tecnológicos da organização.</w:delText>
                      </w:r>
                    </w:del>
                  </w:sdtContent>
                </w:sdt>
                <w:del w:author="Cristiano" w:id="1" w:date="2025-11-16T18:59:33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heading=h.578mr0wnznm3" w:id="7"/>
            <w:bookmarkEnd w:id="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heading=h.mffqabrjbzaj" w:id="8"/>
            <w:bookmarkEnd w:id="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heading=h.56yiwxv1aoe8" w:id="9"/>
            <w:bookmarkEnd w:id="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não possui levantamento das competências digitais dos colaboradores.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descrições de cargos e habilidades básicas, mas sem foco em competências digitais.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competências digitais estão parcialmente registradas em sistemas de RH, sem atualização regular.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um processo formal de mapeamento de competências digitais, revisado periodicamente.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diagnóstico é baseado em dados e métricas que identificam lacunas e orientam ações de capacitação.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Ferramentas analíticas antecipam necessidades futuras de competências e direcionam treinamentos personalizados.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-1608690610"/>
                <w:tag w:val="goog_rdk_7"/>
              </w:sdtPr>
              <w:sdtContent>
                <w:ins w:author="Cristiano" w:id="3" w:date="2025-11-16T19:00:42Z"/>
                <w:sdt>
                  <w:sdtPr>
                    <w:id w:val="-2032357192"/>
                    <w:tag w:val="goog_rdk_8"/>
                  </w:sdtPr>
                  <w:sdtContent>
                    <w:ins w:author="Cristiano" w:id="3" w:date="2025-11-16T19:00:42Z">
                      <w:r w:rsidDel="00000000" w:rsidR="00000000" w:rsidRPr="00000000">
                        <w:rPr>
                          <w:rtl w:val="0"/>
                          <w:rPrChange w:author="Cristiano" w:id="4" w:date="2025-11-16T19:00:42Z">
                            <w:rPr/>
                          </w:rPrChange>
                        </w:rPr>
                        <w:t xml:space="preserve">O sistema de mapeamento é </w:t>
                      </w:r>
                    </w:ins>
                  </w:sdtContent>
                </w:sdt>
                <w:ins w:author="Cristiano" w:id="3" w:date="2025-11-16T19:00:42Z">
                  <w:sdt>
                    <w:sdtPr>
                      <w:id w:val="909129125"/>
                      <w:tag w:val="goog_rdk_9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4" w:date="2025-11-16T19:00:42Z">
                            <w:rPr/>
                          </w:rPrChange>
                        </w:rPr>
                        <w:t xml:space="preserve">adaptativo, autônomo</w:t>
                      </w:r>
                    </w:sdtContent>
                  </w:sdt>
                  <w:sdt>
                    <w:sdtPr>
                      <w:id w:val="-669350207"/>
                      <w:tag w:val="goog_rdk_10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4" w:date="2025-11-16T19:00:42Z">
                            <w:rPr/>
                          </w:rPrChange>
                        </w:rPr>
                        <w:t xml:space="preserve"> e se atualiza em tempo real com base em dados de desempenho e </w:t>
                      </w:r>
                    </w:sdtContent>
                  </w:sdt>
                  <w:sdt>
                    <w:sdtPr>
                      <w:id w:val="-40958225"/>
                      <w:tag w:val="goog_rdk_11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4" w:date="2025-11-16T19:00:42Z">
                            <w:rPr/>
                          </w:rPrChange>
                        </w:rPr>
                        <w:t xml:space="preserve">evolução tecnológica</w:t>
                      </w:r>
                    </w:sdtContent>
                  </w:sdt>
                  <w:sdt>
                    <w:sdtPr>
                      <w:id w:val="-778107641"/>
                      <w:tag w:val="goog_rdk_12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4" w:date="2025-11-16T19:00:42Z">
                            <w:rPr/>
                          </w:rPrChange>
                        </w:rPr>
                        <w:t xml:space="preserve">.</w:t>
                      </w:r>
                    </w:sdtContent>
                  </w:sdt>
                </w:ins>
              </w:sdtContent>
            </w:sdt>
            <w:sdt>
              <w:sdtPr>
                <w:id w:val="-1786906701"/>
                <w:tag w:val="goog_rdk_13"/>
              </w:sdtPr>
              <w:sdtContent>
                <w:del w:author="Cristiano" w:id="3" w:date="2025-11-16T19:00:42Z"/>
                <w:sdt>
                  <w:sdtPr>
                    <w:id w:val="-251342683"/>
                    <w:tag w:val="goog_rdk_14"/>
                  </w:sdtPr>
                  <w:sdtContent>
                    <w:del w:author="Cristiano" w:id="3" w:date="2025-11-16T19:00:42Z">
                      <w:r w:rsidDel="00000000" w:rsidR="00000000" w:rsidRPr="00000000">
                        <w:rPr>
                          <w:rtl w:val="0"/>
                          <w:rPrChange w:author="Cristiano" w:id="4" w:date="2025-11-16T19:00:42Z">
                            <w:rPr/>
                          </w:rPrChange>
                        </w:rPr>
                        <w:delText xml:space="preserve">O sistema de mapeamento é autônomo, atualizando-se em tempo real com base em dados de desempenho e evolução tecnológica</w:delText>
                      </w:r>
                    </w:del>
                  </w:sdtContent>
                </w:sdt>
                <w:del w:author="Cristiano" w:id="3" w:date="2025-11-16T19:00:42Z"/>
              </w:sdtContent>
            </w:sdt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h5qyn5u310eq" w:id="10"/>
            <w:bookmarkEnd w:id="1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 de dados de competências do RH (sistemas LMS, HR Analytics, People Analytics).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avaliação de desempenho digital.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Planos de desenvolvimento individual (PDIs) e mapas de carreira.</w:t>
            </w:r>
          </w:p>
          <w:sdt>
            <w:sdtPr>
              <w:id w:val="342194402"/>
              <w:tag w:val="goog_rdk_16"/>
            </w:sdtPr>
            <w:sdtContent>
              <w:p w:rsidR="00000000" w:rsidDel="00000000" w:rsidP="00000000" w:rsidRDefault="00000000" w:rsidRPr="00000000" w14:paraId="0000003F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>
                    <w:ins w:author="Cristiano" w:id="5" w:date="2025-11-16T19:00:54Z"/>
                  </w:rPr>
                </w:pPr>
                <w:r w:rsidDel="00000000" w:rsidR="00000000" w:rsidRPr="00000000">
                  <w:rPr>
                    <w:rtl w:val="0"/>
                  </w:rPr>
                  <w:t xml:space="preserve">Registros de treinamentos e resultados de avaliações técnicas.</w:t>
                </w:r>
                <w:sdt>
                  <w:sdtPr>
                    <w:id w:val="1398286142"/>
                    <w:tag w:val="goog_rdk_15"/>
                  </w:sdtPr>
                  <w:sdtContent>
                    <w:ins w:author="Cristiano" w:id="5" w:date="2025-11-16T19:00:54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sdt>
              <w:sdtPr>
                <w:id w:val="-1670568516"/>
                <w:tag w:val="goog_rdk_17"/>
              </w:sdtPr>
              <w:sdtContent>
                <w:ins w:author="Cristiano" w:id="5" w:date="2025-11-16T19:00:54Z"/>
                <w:sdt>
                  <w:sdtPr>
                    <w:id w:val="-898258117"/>
                    <w:tag w:val="goog_rdk_18"/>
                  </w:sdtPr>
                  <w:sdtContent>
                    <w:ins w:author="Cristiano" w:id="5" w:date="2025-11-16T19:00:54Z">
                      <w:r w:rsidDel="00000000" w:rsidR="00000000" w:rsidRPr="00000000">
                        <w:rPr>
                          <w:rtl w:val="0"/>
                          <w:rPrChange w:author="Cristiano" w:id="6" w:date="2025-11-16T19:00:54Z">
                            <w:rPr/>
                          </w:rPrChange>
                        </w:rPr>
                        <w:t xml:space="preserve">Matrizes de Habilidades Digitais (Digital Skill Matrix) ou Inventário de Competências Digitais.</w:t>
                      </w:r>
                    </w:ins>
                  </w:sdtContent>
                </w:sdt>
                <w:ins w:author="Cristiano" w:id="5" w:date="2025-11-16T19:00:54Z"/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funções com competências digitais mapeadas.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Frequência de atualização dos registros de competência.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fechamento de lacunas identificadas.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colaboradores com trilhas de desenvolvimento digital ativas.</w:t>
              <w:br w:type="textWrapping"/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Nenhum mapeamento formal de competências.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Inventário de habilidades básicas sem foco digital.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Registros digitais parciais e não estruturados.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Processo formal e documentado de diagnóstico.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Lacunas e indicadores de competência são mensurados e usados para decisões.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Diagnóstico automatizado e preditivo com base em dados analíticos.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Atualização contínua e autônoma dos perfis de competência digital.</w:t>
              <w:br w:type="textWrapping"/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gestores de RH, líderes de área e colaboradores.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registros em sistemas de gestão de talentos.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práticas de avaliação de desempenho e feedback.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de relatórios de auditoria interna de competências.</w:t>
              <w:br w:type="textWrapping"/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dt>
      <w:sdtPr>
        <w:id w:val="-220948018"/>
        <w:tag w:val="goog_rdk_22"/>
      </w:sdtPr>
      <w:sdtContent>
        <w:p w:rsidR="00000000" w:rsidDel="00000000" w:rsidP="00000000" w:rsidRDefault="00000000" w:rsidRPr="00000000" w14:paraId="00000055">
          <w:pPr>
            <w:pStyle w:val="Heading1"/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both"/>
            <w:rPr>
              <w:ins w:author="Cristiano" w:id="7" w:date="2025-11-16T19:01:18Z"/>
              <w:rPrChange w:author="Cristiano" w:id="8" w:date="2025-11-16T19:01:18Z">
                <w:rPr/>
              </w:rPrChange>
            </w:rPr>
          </w:pPr>
          <w:sdt>
            <w:sdtPr>
              <w:id w:val="-225860485"/>
              <w:tag w:val="goog_rdk_20"/>
            </w:sdtPr>
            <w:sdtContent>
              <w:ins w:author="Cristiano" w:id="7" w:date="2025-11-16T19:01:18Z">
                <w:r w:rsidDel="00000000" w:rsidR="00000000" w:rsidRPr="00000000">
                  <w:br w:type="page"/>
                </w:r>
              </w:ins>
              <w:sdt>
                <w:sdtPr>
                  <w:id w:val="655163920"/>
                  <w:tag w:val="goog_rdk_21"/>
                </w:sdtPr>
                <w:sdtContent>
                  <w:ins w:author="Cristiano" w:id="7" w:date="2025-11-16T19:01:18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7" w:date="2025-11-16T19:01:18Z">
                <w:bookmarkStart w:colFirst="0" w:colLast="0" w:name="_heading=h.uahbhzwg4zwg" w:id="11"/>
                <w:bookmarkEnd w:id="11"/>
              </w:ins>
            </w:sdtContent>
          </w:sdt>
        </w:p>
      </w:sdtContent>
    </w:sdt>
    <w:p w:rsidR="00000000" w:rsidDel="00000000" w:rsidP="00000000" w:rsidRDefault="00000000" w:rsidRPr="00000000" w14:paraId="00000056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bookmarkStart w:colFirst="0" w:colLast="0" w:name="_heading=h.wp5zheobusyu" w:id="12"/>
      <w:bookmarkEnd w:id="12"/>
      <w:r w:rsidDel="00000000" w:rsidR="00000000" w:rsidRPr="00000000">
        <w:rPr>
          <w:rtl w:val="0"/>
        </w:rPr>
        <w:t xml:space="preserve">Questão 2 - Planejamento estratégico para desenvolvimento de talentos digitais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que ponto o planejamento de desenvolvimento da força de trabalho está alinhado às necessidades da transformação digital e às mudanças tecnológicas emergentes?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k2l8bs17f4wc" w:id="13"/>
            <w:bookmarkEnd w:id="13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left"/>
              <w:rPr/>
            </w:pPr>
            <w:sdt>
              <w:sdtPr>
                <w:id w:val="-1639871647"/>
                <w:tag w:val="goog_rdk_24"/>
              </w:sdtPr>
              <w:sdtContent>
                <w:ins w:author="Cristiano" w:id="9" w:date="2025-11-16T19:01:31Z"/>
                <w:sdt>
                  <w:sdtPr>
                    <w:id w:val="269261746"/>
                    <w:tag w:val="goog_rdk_25"/>
                  </w:sdtPr>
                  <w:sdtContent>
                    <w:ins w:author="Cristiano" w:id="9" w:date="2025-11-16T19:01:31Z">
                      <w:r w:rsidDel="00000000" w:rsidR="00000000" w:rsidRPr="00000000">
                        <w:rPr>
                          <w:rtl w:val="0"/>
                          <w:rPrChange w:author="Cristiano" w:id="10" w:date="2025-11-16T19:01:31Z">
                            <w:rPr/>
                          </w:rPrChange>
                        </w:rPr>
                        <w:t xml:space="preserve">Prover </w:t>
                      </w:r>
                    </w:ins>
                  </w:sdtContent>
                </w:sdt>
                <w:ins w:author="Cristiano" w:id="9" w:date="2025-11-16T19:01:31Z">
                  <w:sdt>
                    <w:sdtPr>
                      <w:id w:val="-958239385"/>
                      <w:tag w:val="goog_rdk_26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10" w:date="2025-11-16T19:01:31Z">
                            <w:rPr/>
                          </w:rPrChange>
                        </w:rPr>
                        <w:t xml:space="preserve">competências</w:t>
                      </w:r>
                    </w:sdtContent>
                  </w:sdt>
                  <w:sdt>
                    <w:sdtPr>
                      <w:id w:val="99330830"/>
                      <w:tag w:val="goog_rdk_27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10" w:date="2025-11-16T19:01:31Z">
                            <w:rPr/>
                          </w:rPrChange>
                        </w:rPr>
                        <w:t xml:space="preserve"> digitais</w:t>
                      </w:r>
                    </w:sdtContent>
                  </w:sdt>
                </w:ins>
              </w:sdtContent>
            </w:sdt>
            <w:sdt>
              <w:sdtPr>
                <w:id w:val="-113791193"/>
                <w:tag w:val="goog_rdk_28"/>
              </w:sdtPr>
              <w:sdtContent>
                <w:del w:author="Cristiano" w:id="9" w:date="2025-11-16T19:01:31Z"/>
                <w:sdt>
                  <w:sdtPr>
                    <w:id w:val="-1969242476"/>
                    <w:tag w:val="goog_rdk_29"/>
                  </w:sdtPr>
                  <w:sdtContent>
                    <w:del w:author="Cristiano" w:id="9" w:date="2025-11-16T19:01:31Z">
                      <w:r w:rsidDel="00000000" w:rsidR="00000000" w:rsidRPr="00000000">
                        <w:rPr>
                          <w:rtl w:val="0"/>
                          <w:rPrChange w:author="Cristiano" w:id="10" w:date="2025-11-16T19:01:31Z">
                            <w:rPr/>
                          </w:rPrChange>
                        </w:rPr>
                        <w:delText xml:space="preserve">Capacidade da organização de planejar o desenvolvimento de competências digitais de forma integrada à estratégia corporativa e à evolução tecnológica, assegurando a sustentabilidade da transformação digital.</w:delText>
                      </w:r>
                    </w:del>
                  </w:sdtContent>
                </w:sdt>
                <w:del w:author="Cristiano" w:id="9" w:date="2025-11-16T19:01:31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widowControl w:val="0"/>
              <w:jc w:val="center"/>
              <w:rPr/>
            </w:pPr>
            <w:bookmarkStart w:colFirst="0" w:colLast="0" w:name="_heading=h.c4n4gfi5g4p9" w:id="14"/>
            <w:bookmarkEnd w:id="14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wj5y9rxcx0ga" w:id="15"/>
            <w:bookmarkEnd w:id="15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dqdwqg6ku1t9" w:id="16"/>
            <w:bookmarkEnd w:id="16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planejamento estruturado de desenvolvimento de talentos digitais.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planos de capacitação pontuais, sem alinhamento com a estratégia digital.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/>
            </w:pPr>
            <w:sdt>
              <w:sdtPr>
                <w:id w:val="389235267"/>
                <w:tag w:val="goog_rdk_31"/>
              </w:sdtPr>
              <w:sdtContent>
                <w:ins w:author="Cristiano" w:id="11" w:date="2025-11-16T19:01:59Z"/>
                <w:sdt>
                  <w:sdtPr>
                    <w:id w:val="-1223847435"/>
                    <w:tag w:val="goog_rdk_32"/>
                  </w:sdtPr>
                  <w:sdtContent>
                    <w:ins w:author="Cristiano" w:id="11" w:date="2025-11-16T19:01:59Z">
                      <w:r w:rsidDel="00000000" w:rsidR="00000000" w:rsidRPr="00000000">
                        <w:rPr>
                          <w:rtl w:val="0"/>
                          <w:rPrChange w:author="Cristiano" w:id="12" w:date="2025-11-16T19:01:59Z">
                            <w:rPr/>
                          </w:rPrChange>
                        </w:rPr>
                        <w:t xml:space="preserve">O planejamento está documentado em sistemas digitais, mas o alinhamento com as metas tecnológicas é reativo ou limitado.</w:t>
                      </w:r>
                    </w:ins>
                  </w:sdtContent>
                </w:sdt>
                <w:ins w:author="Cristiano" w:id="11" w:date="2025-11-16T19:01:59Z"/>
              </w:sdtContent>
            </w:sdt>
            <w:sdt>
              <w:sdtPr>
                <w:id w:val="621512792"/>
                <w:tag w:val="goog_rdk_33"/>
              </w:sdtPr>
              <w:sdtContent>
                <w:del w:author="Cristiano" w:id="11" w:date="2025-11-16T19:01:59Z"/>
                <w:sdt>
                  <w:sdtPr>
                    <w:id w:val="285580679"/>
                    <w:tag w:val="goog_rdk_34"/>
                  </w:sdtPr>
                  <w:sdtContent>
                    <w:del w:author="Cristiano" w:id="11" w:date="2025-11-16T19:01:59Z">
                      <w:r w:rsidDel="00000000" w:rsidR="00000000" w:rsidRPr="00000000">
                        <w:rPr>
                          <w:rtl w:val="0"/>
                          <w:rPrChange w:author="Cristiano" w:id="12" w:date="2025-11-16T19:01:59Z">
                            <w:rPr/>
                          </w:rPrChange>
                        </w:rPr>
                        <w:delText xml:space="preserve">O planejamento é registrado em sistemas digitais, mas não está integrado às metas tecnológicas.</w:delText>
                      </w:r>
                    </w:del>
                  </w:sdtContent>
                </w:sdt>
                <w:del w:author="Cristiano" w:id="11" w:date="2025-11-16T19:01:59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plano de desenvolvimento de talentos é formalmente alinhado à estratégia digital da organização.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/>
            </w:pPr>
            <w:sdt>
              <w:sdtPr>
                <w:id w:val="2101562555"/>
                <w:tag w:val="goog_rdk_36"/>
              </w:sdtPr>
              <w:sdtContent>
                <w:ins w:author="Cristiano" w:id="13" w:date="2025-11-16T19:03:02Z"/>
                <w:sdt>
                  <w:sdtPr>
                    <w:id w:val="32716895"/>
                    <w:tag w:val="goog_rdk_37"/>
                  </w:sdtPr>
                  <w:sdtContent>
                    <w:ins w:author="Cristiano" w:id="13" w:date="2025-11-16T19:03:02Z">
                      <w:r w:rsidDel="00000000" w:rsidR="00000000" w:rsidRPr="00000000">
                        <w:rPr>
                          <w:rtl w:val="0"/>
                          <w:rPrChange w:author="Cristiano" w:id="14" w:date="2025-11-16T19:03:02Z">
                            <w:rPr/>
                          </w:rPrChange>
                        </w:rPr>
                        <w:t xml:space="preserve">O planejamento baseia-se em métricas de desempenho e learning analytics, permitindo ajustes proativos e direcionados.</w:t>
                      </w:r>
                    </w:ins>
                  </w:sdtContent>
                </w:sdt>
                <w:ins w:author="Cristiano" w:id="13" w:date="2025-11-16T19:03:02Z"/>
              </w:sdtContent>
            </w:sdt>
            <w:sdt>
              <w:sdtPr>
                <w:id w:val="655247534"/>
                <w:tag w:val="goog_rdk_38"/>
              </w:sdtPr>
              <w:sdtContent>
                <w:del w:author="Cristiano" w:id="13" w:date="2025-11-16T19:03:02Z"/>
                <w:sdt>
                  <w:sdtPr>
                    <w:id w:val="1684309028"/>
                    <w:tag w:val="goog_rdk_39"/>
                  </w:sdtPr>
                  <w:sdtContent>
                    <w:del w:author="Cristiano" w:id="13" w:date="2025-11-16T19:03:02Z">
                      <w:r w:rsidDel="00000000" w:rsidR="00000000" w:rsidRPr="00000000">
                        <w:rPr>
                          <w:rtl w:val="0"/>
                          <w:rPrChange w:author="Cristiano" w:id="14" w:date="2025-11-16T19:03:02Z">
                            <w:rPr/>
                          </w:rPrChange>
                        </w:rPr>
                        <w:delText xml:space="preserve">O planejamento baseia-se em métricas e dados de desempenho, permitindo ajustes direcionados.</w:delText>
                      </w:r>
                    </w:del>
                  </w:sdtContent>
                </w:sdt>
                <w:del w:author="Cristiano" w:id="13" w:date="2025-11-16T19:03:02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Ferramentas analíticas antecipam lacunas de talento e recomendam ações de capacitação.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planejamento é dinâmico e ajusta automaticamente as iniciativas de capacitação conforme dados em tempo real e evolução tecnológica. 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widowControl w:val="0"/>
              <w:rPr/>
            </w:pPr>
            <w:bookmarkStart w:colFirst="0" w:colLast="0" w:name="_heading=h.mpw38uvi5lrz" w:id="17"/>
            <w:bookmarkEnd w:id="17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Plano estratégico de transformação digital.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de gestão de talentos e relatórios de RH.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orçamento e investimento em capacitação digital.</w:t>
            </w:r>
          </w:p>
          <w:sdt>
            <w:sdtPr>
              <w:id w:val="367034052"/>
              <w:tag w:val="goog_rdk_41"/>
            </w:sdtPr>
            <w:sdtContent>
              <w:p w:rsidR="00000000" w:rsidDel="00000000" w:rsidP="00000000" w:rsidRDefault="00000000" w:rsidRPr="00000000" w14:paraId="00000074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>
                    <w:ins w:author="Cristiano" w:id="15" w:date="2025-11-16T19:37:16Z"/>
                  </w:rPr>
                </w:pPr>
                <w:r w:rsidDel="00000000" w:rsidR="00000000" w:rsidRPr="00000000">
                  <w:rPr>
                    <w:rtl w:val="0"/>
                  </w:rPr>
                  <w:t xml:space="preserve">Planos de sucessão e relatórios de avaliação de competências críticas.</w:t>
                </w:r>
                <w:sdt>
                  <w:sdtPr>
                    <w:id w:val="-1827341295"/>
                    <w:tag w:val="goog_rdk_40"/>
                  </w:sdtPr>
                  <w:sdtContent>
                    <w:ins w:author="Cristiano" w:id="15" w:date="2025-11-16T19:37:16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sdt>
              <w:sdtPr>
                <w:id w:val="1252242878"/>
                <w:tag w:val="goog_rdk_42"/>
              </w:sdtPr>
              <w:sdtContent>
                <w:ins w:author="Cristiano" w:id="15" w:date="2025-11-16T19:37:16Z"/>
                <w:sdt>
                  <w:sdtPr>
                    <w:id w:val="1335369652"/>
                    <w:tag w:val="goog_rdk_43"/>
                  </w:sdtPr>
                  <w:sdtContent>
                    <w:ins w:author="Cristiano" w:id="15" w:date="2025-11-16T19:37:16Z">
                      <w:r w:rsidDel="00000000" w:rsidR="00000000" w:rsidRPr="00000000">
                        <w:rPr>
                          <w:rtl w:val="0"/>
                          <w:rPrChange w:author="Cristiano" w:id="16" w:date="2025-11-16T19:37:16Z">
                            <w:rPr/>
                          </w:rPrChange>
                        </w:rPr>
                        <w:t xml:space="preserve">Relatórios de Projeção de Necessidades de Talentos</w:t>
                      </w:r>
                    </w:ins>
                  </w:sdtContent>
                </w:sdt>
                <w:ins w:author="Cristiano" w:id="15" w:date="2025-11-16T19:37:16Z"/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funções críticas com plano de desenvolvimento digital definido.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Grau de alinhamento entre metas de capacitação e estratégia corporativa.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cumprimento dos planos de desenvolvimento.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de resposta a novas necessidades tecnológicas.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Ausência de plano formal de talentos.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Planos pontuais, não conectados à estratégia digital.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Registro digital de planos, sem integração estratégica.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Planejamento formal alinhado às metas digitais.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Uso de dados e indicadores para ajuste de planos.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Planejamento preditivo com base em analytics e IA.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Sistema adaptativo de gestão de talentos em tempo real.</w:t>
              <w:br w:type="textWrapping"/>
            </w:r>
          </w:p>
          <w:p w:rsidR="00000000" w:rsidDel="00000000" w:rsidP="00000000" w:rsidRDefault="00000000" w:rsidRPr="00000000" w14:paraId="0000008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RH, liderança de inovação e áreas técnicas.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relatórios de revisão de competências e sucessão.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Verificação de integração entre plano de talentos e plano digital.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comitês de gestão de pessoas e tecnologia.</w:t>
              <w:br w:type="textWrapping"/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dt>
      <w:sdtPr>
        <w:id w:val="395788878"/>
        <w:tag w:val="goog_rdk_47"/>
      </w:sdtPr>
      <w:sdtContent>
        <w:p w:rsidR="00000000" w:rsidDel="00000000" w:rsidP="00000000" w:rsidRDefault="00000000" w:rsidRPr="00000000" w14:paraId="0000008B">
          <w:pPr>
            <w:pStyle w:val="Heading1"/>
            <w:ind w:left="0" w:firstLine="0"/>
            <w:rPr>
              <w:ins w:author="Cristiano" w:id="17" w:date="2025-11-16T19:36:23Z"/>
              <w:rPrChange w:author="Cristiano" w:id="18" w:date="2025-11-16T19:36:23Z">
                <w:rPr/>
              </w:rPrChange>
            </w:rPr>
          </w:pPr>
          <w:sdt>
            <w:sdtPr>
              <w:id w:val="-1561536426"/>
              <w:tag w:val="goog_rdk_45"/>
            </w:sdtPr>
            <w:sdtContent>
              <w:ins w:author="Cristiano" w:id="17" w:date="2025-11-16T19:36:23Z">
                <w:r w:rsidDel="00000000" w:rsidR="00000000" w:rsidRPr="00000000">
                  <w:br w:type="page"/>
                </w:r>
              </w:ins>
              <w:sdt>
                <w:sdtPr>
                  <w:id w:val="-823104305"/>
                  <w:tag w:val="goog_rdk_46"/>
                </w:sdtPr>
                <w:sdtContent>
                  <w:ins w:author="Cristiano" w:id="17" w:date="2025-11-16T19:36:23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17" w:date="2025-11-16T19:36:23Z">
                <w:bookmarkStart w:colFirst="0" w:colLast="0" w:name="_heading=h.qib7e1mmvv6s" w:id="18"/>
                <w:bookmarkEnd w:id="18"/>
              </w:ins>
            </w:sdtContent>
          </w:sdt>
        </w:p>
      </w:sdtContent>
    </w:sdt>
    <w:p w:rsidR="00000000" w:rsidDel="00000000" w:rsidP="00000000" w:rsidRDefault="00000000" w:rsidRPr="00000000" w14:paraId="0000008C">
      <w:pPr>
        <w:pStyle w:val="Heading1"/>
        <w:ind w:left="0" w:firstLine="0"/>
        <w:rPr/>
      </w:pPr>
      <w:bookmarkStart w:colFirst="0" w:colLast="0" w:name="_heading=h.noqbsgukzrpi" w:id="19"/>
      <w:bookmarkEnd w:id="19"/>
      <w:r w:rsidDel="00000000" w:rsidR="00000000" w:rsidRPr="00000000">
        <w:rPr>
          <w:rtl w:val="0"/>
        </w:rPr>
        <w:t xml:space="preserve">Questão 3 – Implementação de programas de capacitação digital contínua</w:t>
      </w:r>
    </w:p>
    <w:sdt>
      <w:sdtPr>
        <w:lock w:val="contentLocked"/>
        <w:id w:val="1384871428"/>
        <w:tag w:val="goog_rdk_54"/>
      </w:sdtPr>
      <w:sdtContent>
        <w:tbl>
          <w:tblPr>
            <w:tblStyle w:val="Table1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 que grau a organização implementa programas estruturados e contínuos de capacitação digital</w:t>
                </w:r>
                <w:sdt>
                  <w:sdtPr>
                    <w:id w:val="273675236"/>
                    <w:tag w:val="goog_rdk_48"/>
                  </w:sdtPr>
                  <w:sdtContent>
                    <w:del w:author="Cristiano" w:id="19" w:date="2025-11-16T19:36:55Z">
                      <w:r w:rsidDel="00000000" w:rsidR="00000000" w:rsidRPr="00000000">
                        <w:rPr>
                          <w:rtl w:val="0"/>
                        </w:rPr>
                        <w:delText xml:space="preserve"> que desenvolvem competências técnicas e comportamentais relevantes para o ambiente digital</w:delText>
                      </w:r>
                    </w:del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rj0sogpz0x65" w:id="20"/>
                <w:bookmarkEnd w:id="20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sdt>
                  <w:sdtPr>
                    <w:id w:val="1650396967"/>
                    <w:tag w:val="goog_rdk_50"/>
                  </w:sdtPr>
                  <w:sdtContent>
                    <w:ins w:author="Cristiano" w:id="20" w:date="2025-11-16T19:36:43Z"/>
                    <w:sdt>
                      <w:sdtPr>
                        <w:id w:val="373572814"/>
                        <w:tag w:val="goog_rdk_51"/>
                      </w:sdtPr>
                      <w:sdtContent>
                        <w:ins w:author="Cristiano" w:id="20" w:date="2025-11-16T19:36:43Z">
                          <w:r w:rsidDel="00000000" w:rsidR="00000000" w:rsidRPr="00000000">
                            <w:rPr>
                              <w:rtl w:val="0"/>
                              <w:rPrChange w:author="Cristiano" w:id="21" w:date="2025-11-16T19:36:43Z">
                                <w:rPr/>
                              </w:rPrChange>
                            </w:rPr>
                            <w:t xml:space="preserve">Prover competencias digitais</w:t>
                          </w:r>
                        </w:ins>
                      </w:sdtContent>
                    </w:sdt>
                    <w:ins w:author="Cristiano" w:id="20" w:date="2025-11-16T19:36:43Z"/>
                  </w:sdtContent>
                </w:sdt>
                <w:sdt>
                  <w:sdtPr>
                    <w:id w:val="227924877"/>
                    <w:tag w:val="goog_rdk_52"/>
                  </w:sdtPr>
                  <w:sdtContent>
                    <w:del w:author="Cristiano" w:id="20" w:date="2025-11-16T19:36:43Z"/>
                    <w:sdt>
                      <w:sdtPr>
                        <w:id w:val="-549538602"/>
                        <w:tag w:val="goog_rdk_53"/>
                      </w:sdtPr>
                      <w:sdtContent>
                        <w:del w:author="Cristiano" w:id="20" w:date="2025-11-16T19:36:43Z">
                          <w:r w:rsidDel="00000000" w:rsidR="00000000" w:rsidRPr="00000000">
                            <w:rPr>
                              <w:rtl w:val="0"/>
                              <w:rPrChange w:author="Cristiano" w:id="21" w:date="2025-11-16T19:36:43Z">
                                <w:rPr/>
                              </w:rPrChange>
                            </w:rPr>
                            <w:delText xml:space="preserve">Nível de estruturação, abrangência e alinhamento estratégico dos programas de capacitação digital, considerando sua continuidade, personalização e integração tecnológica.</w:delText>
                          </w:r>
                        </w:del>
                      </w:sdtContent>
                    </w:sdt>
                    <w:del w:author="Cristiano" w:id="20" w:date="2025-11-16T19:36:43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29443046"/>
        <w:tag w:val="goog_rdk_60"/>
      </w:sdtPr>
      <w:sdtContent>
        <w:tbl>
          <w:tblPr>
            <w:tblStyle w:val="Table1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r1b70fmb3xcl" w:id="21"/>
                <w:bookmarkEnd w:id="21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ebrs05qxoxu1" w:id="22"/>
                <w:bookmarkEnd w:id="22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k87qusv7p0jj" w:id="23"/>
                <w:bookmarkEnd w:id="23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existem programas estruturados de capacitação digital.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Há treinamentos pontuais e presenciais, sem plano contínuo de capacitação.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Existem programas de treinamento com conteúdos digitais, mas sem acompanhamento sistemático.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Os programas de capacitação digital são contínuos e alinhados aos objetivos estratégicos da organização.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desempenho e o progresso dos participantes são monitorados e utilizados para melhoria dos programas.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Ferramentas analíticas personalizam o aprendizado com base em dados de desempenho e perfil de cada colaborador.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sistema de capacitação é autônomo</w:t>
                </w:r>
                <w:sdt>
                  <w:sdtPr>
                    <w:id w:val="1810008200"/>
                    <w:tag w:val="goog_rdk_55"/>
                  </w:sdtPr>
                  <w:sdtContent>
                    <w:ins w:author="Cristiano" w:id="22" w:date="2025-11-16T19:38:04Z">
                      <w:r w:rsidDel="00000000" w:rsidR="00000000" w:rsidRPr="00000000">
                        <w:rPr>
                          <w:rtl w:val="0"/>
                        </w:rPr>
                        <w:t xml:space="preserve">  e preditivo</w:t>
                      </w:r>
                    </w:ins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, ajustando em tempo real conteúdos e métodos conforme as necessidades individuais</w:t>
                </w:r>
                <w:sdt>
                  <w:sdtPr>
                    <w:id w:val="1846787369"/>
                    <w:tag w:val="goog_rdk_56"/>
                  </w:sdtPr>
                  <w:sdtContent>
                    <w:ins w:author="Cristiano" w:id="23" w:date="2025-11-16T19:38:18Z"/>
                    <w:sdt>
                      <w:sdtPr>
                        <w:id w:val="-1928852424"/>
                        <w:tag w:val="goog_rdk_57"/>
                      </w:sdtPr>
                      <w:sdtContent>
                        <w:ins w:author="Cristiano" w:id="23" w:date="2025-11-16T19:38:18Z">
                          <w:r w:rsidDel="00000000" w:rsidR="00000000" w:rsidRPr="00000000">
                            <w:rPr>
                              <w:rtl w:val="0"/>
                              <w:rPrChange w:author="Cristiano" w:id="24" w:date="2025-11-16T19:38:18Z">
                                <w:rPr/>
                              </w:rPrChange>
                            </w:rPr>
                            <w:t xml:space="preserve"> e os dados operacionais de desempenho</w:t>
                          </w:r>
                        </w:ins>
                      </w:sdtContent>
                    </w:sdt>
                    <w:ins w:author="Cristiano" w:id="23" w:date="2025-11-16T19:38:18Z"/>
                  </w:sdtContent>
                </w:sdt>
                <w:sdt>
                  <w:sdtPr>
                    <w:id w:val="-1281207"/>
                    <w:tag w:val="goog_rdk_58"/>
                  </w:sdtPr>
                  <w:sdtContent>
                    <w:del w:author="Cristiano" w:id="23" w:date="2025-11-16T19:38:18Z"/>
                    <w:sdt>
                      <w:sdtPr>
                        <w:id w:val="-858361826"/>
                        <w:tag w:val="goog_rdk_59"/>
                      </w:sdtPr>
                      <w:sdtContent>
                        <w:del w:author="Cristiano" w:id="23" w:date="2025-11-16T19:38:18Z">
                          <w:r w:rsidDel="00000000" w:rsidR="00000000" w:rsidRPr="00000000">
                            <w:rPr>
                              <w:rtl w:val="0"/>
                              <w:rPrChange w:author="Cristiano" w:id="24" w:date="2025-11-16T19:38:18Z">
                                <w:rPr/>
                              </w:rPrChange>
                            </w:rPr>
                            <w:delText xml:space="preserve"> e tecnológicas</w:delText>
                          </w:r>
                        </w:del>
                      </w:sdtContent>
                    </w:sdt>
                    <w:del w:author="Cristiano" w:id="23" w:date="2025-11-16T19:38:18Z"/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91612681"/>
        <w:tag w:val="goog_rdk_64"/>
      </w:sdtPr>
      <w:sdtContent>
        <w:tbl>
          <w:tblPr>
            <w:tblStyle w:val="Table1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pStyle w:val="Heading2"/>
                  <w:widowControl w:val="0"/>
                  <w:rPr/>
                </w:pPr>
                <w:bookmarkStart w:colFirst="0" w:colLast="0" w:name="_heading=h.eduqhirpwbny" w:id="24"/>
                <w:bookmarkEnd w:id="24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e relatórios de programas de capacitação (RH, Treinamento e Desenvolvimento).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Cronogramas e conteúdos de trilhas de aprendizado digital.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de desempenho e avaliação dos participantes.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LMS/LXP com indicadores de progresso e conclusão.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de certificações e feedbacks de aprendizagem.</w:t>
                  <w:br w:type="textWrapping"/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colaboradores com participação ativa em programas digitais.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Taxa de conclusão de trilhas de aprendizado.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Frequência de atualização dos conteúdos digitais.</w:t>
                </w:r>
              </w:p>
              <w:p w:rsidR="00000000" w:rsidDel="00000000" w:rsidP="00000000" w:rsidRDefault="00000000" w:rsidRPr="00000000" w14:paraId="000000B0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Índice de satisfação e aplicabilidade dos treinamentos.</w:t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Impacto das capacitações em indicadores de desempenho organizacional.</w:t>
                  <w:br w:type="textWrapping"/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Ausência de treinamentos estruturados.</w:t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Treinamentos pontuais e reativos.</w:t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Conteúdos digitais básicos, sem acompanhamento.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Programas contínuos e integrados à estratégia.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Monitoramento de desempenho e métricas de evolução.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Aprendizado personalizado</w:t>
                </w:r>
                <w:sdt>
                  <w:sdtPr>
                    <w:id w:val="1108933398"/>
                    <w:tag w:val="goog_rdk_61"/>
                  </w:sdtPr>
                  <w:sdtContent>
                    <w:ins w:author="Cristiano" w:id="25" w:date="2025-11-16T19:38:56Z">
                      <w:r w:rsidDel="00000000" w:rsidR="00000000" w:rsidRPr="00000000">
                        <w:rPr>
                          <w:rtl w:val="0"/>
                        </w:rPr>
                        <w:t xml:space="preserve">,</w:t>
                      </w:r>
                    </w:ins>
                  </w:sdtContent>
                </w:sdt>
                <w:sdt>
                  <w:sdtPr>
                    <w:id w:val="744417744"/>
                    <w:tag w:val="goog_rdk_62"/>
                  </w:sdtPr>
                  <w:sdtContent>
                    <w:del w:author="Cristiano" w:id="25" w:date="2025-11-16T19:38:56Z">
                      <w:r w:rsidDel="00000000" w:rsidR="00000000" w:rsidRPr="00000000">
                        <w:rPr>
                          <w:rtl w:val="0"/>
                        </w:rPr>
                        <w:delText xml:space="preserve"> e</w:delText>
                      </w:r>
                    </w:del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analítico</w:t>
                </w:r>
                <w:sdt>
                  <w:sdtPr>
                    <w:id w:val="-1573822979"/>
                    <w:tag w:val="goog_rdk_63"/>
                  </w:sdtPr>
                  <w:sdtContent>
                    <w:ins w:author="Cristiano" w:id="26" w:date="2025-11-16T19:38:58Z">
                      <w:r w:rsidDel="00000000" w:rsidR="00000000" w:rsidRPr="00000000">
                        <w:rPr>
                          <w:rtl w:val="0"/>
                        </w:rPr>
                        <w:t xml:space="preserve"> e preditivo</w:t>
                      </w:r>
                    </w:ins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40" w:before="240" w:line="240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Aprendizado adaptativo e autônomo, com IA e feedback em tempo real.</w:t>
                  <w:br w:type="textWrapping"/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gestores de RH, inovação e TI.</w:t>
                </w:r>
              </w:p>
              <w:p w:rsidR="00000000" w:rsidDel="00000000" w:rsidP="00000000" w:rsidRDefault="00000000" w:rsidRPr="00000000" w14:paraId="000000BC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Análise de relatórios de plataformas de aprendizado (LMS, BI).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 de trilhas de capacitação em execução.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Verificação de políticas e planos de capacitação digital.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ind w:left="0" w:firstLine="0"/>
        <w:rPr/>
      </w:pPr>
      <w:bookmarkStart w:colFirst="0" w:colLast="0" w:name="_heading=h.t762etko2zc" w:id="25"/>
      <w:bookmarkEnd w:id="25"/>
      <w:r w:rsidDel="00000000" w:rsidR="00000000" w:rsidRPr="00000000">
        <w:rPr>
          <w:rtl w:val="0"/>
        </w:rPr>
        <w:t xml:space="preserve">Questão 4 – Uso de tecnologias educacionais e plataformas digitais de aprendizagem</w:t>
      </w:r>
    </w:p>
    <w:sdt>
      <w:sdtPr>
        <w:lock w:val="contentLocked"/>
        <w:id w:val="1261344915"/>
        <w:tag w:val="goog_rdk_73"/>
      </w:sdtPr>
      <w:sdtContent>
        <w:tbl>
          <w:tblPr>
            <w:tblStyle w:val="Table1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 que medida a organização utiliza plataformas digitais e tecnologias educacionais (como LMS, IA, realidade virtual ou simuladores)</w:t>
                </w:r>
                <w:sdt>
                  <w:sdtPr>
                    <w:id w:val="-1701961905"/>
                    <w:tag w:val="goog_rdk_65"/>
                  </w:sdtPr>
                  <w:sdtContent>
                    <w:del w:author="Cristiano" w:id="27" w:date="2025-11-16T19:39:43Z">
                      <w:r w:rsidDel="00000000" w:rsidR="00000000" w:rsidRPr="00000000">
                        <w:rPr>
                          <w:rtl w:val="0"/>
                        </w:rPr>
                        <w:delText xml:space="preserve"> para apoiar o aprendizado e o desenvolvimento de competências digitais</w:delText>
                      </w:r>
                    </w:del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vqa6r8i18i1b" w:id="26"/>
                <w:bookmarkEnd w:id="26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sdt>
                  <w:sdtPr>
                    <w:id w:val="-1383639928"/>
                    <w:tag w:val="goog_rdk_67"/>
                  </w:sdtPr>
                  <w:sdtContent>
                    <w:ins w:author="Cristiano" w:id="28" w:date="2025-11-16T19:39:32Z"/>
                    <w:sdt>
                      <w:sdtPr>
                        <w:id w:val="-1087453986"/>
                        <w:tag w:val="goog_rdk_68"/>
                      </w:sdtPr>
                      <w:sdtContent>
                        <w:ins w:author="Cristiano" w:id="28" w:date="2025-11-16T19:39:32Z">
                          <w:r w:rsidDel="00000000" w:rsidR="00000000" w:rsidRPr="00000000">
                            <w:rPr>
                              <w:rtl w:val="0"/>
                              <w:rPrChange w:author="Cristiano" w:id="29" w:date="2025-11-16T19:39:32Z">
                                <w:rPr/>
                              </w:rPrChange>
                            </w:rPr>
                            <w:t xml:space="preserve">Prover </w:t>
                          </w:r>
                        </w:ins>
                      </w:sdtContent>
                    </w:sdt>
                    <w:ins w:author="Cristiano" w:id="28" w:date="2025-11-16T19:39:32Z">
                      <w:sdt>
                        <w:sdtPr>
                          <w:id w:val="1844647547"/>
                          <w:tag w:val="goog_rdk_69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29" w:date="2025-11-16T19:39:32Z">
                                <w:rPr/>
                              </w:rPrChange>
                            </w:rPr>
                            <w:t xml:space="preserve">competências</w:t>
                          </w:r>
                        </w:sdtContent>
                      </w:sdt>
                      <w:sdt>
                        <w:sdtPr>
                          <w:id w:val="183773703"/>
                          <w:tag w:val="goog_rdk_70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29" w:date="2025-11-16T19:39:32Z">
                                <w:rPr/>
                              </w:rPrChange>
                            </w:rPr>
                            <w:t xml:space="preserve"> digitais</w:t>
                          </w:r>
                        </w:sdtContent>
                      </w:sdt>
                    </w:ins>
                  </w:sdtContent>
                </w:sdt>
                <w:sdt>
                  <w:sdtPr>
                    <w:id w:val="-739874016"/>
                    <w:tag w:val="goog_rdk_71"/>
                  </w:sdtPr>
                  <w:sdtContent>
                    <w:del w:author="Cristiano" w:id="28" w:date="2025-11-16T19:39:32Z"/>
                    <w:sdt>
                      <w:sdtPr>
                        <w:id w:val="-2050719891"/>
                        <w:tag w:val="goog_rdk_72"/>
                      </w:sdtPr>
                      <w:sdtContent>
                        <w:del w:author="Cristiano" w:id="28" w:date="2025-11-16T19:39:32Z">
                          <w:r w:rsidDel="00000000" w:rsidR="00000000" w:rsidRPr="00000000">
                            <w:rPr>
                              <w:rtl w:val="0"/>
                              <w:rPrChange w:author="Cristiano" w:id="29" w:date="2025-11-16T19:39:32Z">
                                <w:rPr/>
                              </w:rPrChange>
                            </w:rPr>
                            <w:delText xml:space="preserve">Grau de adoção e integração de tecnologias de aprendizado digital no processo de capacitação, considerando automação, personalização e suporte à tomada de decisão educacional.</w:delText>
                          </w:r>
                        </w:del>
                      </w:sdtContent>
                    </w:sdt>
                    <w:del w:author="Cristiano" w:id="28" w:date="2025-11-16T19:39:32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51517771"/>
        <w:tag w:val="goog_rdk_79"/>
      </w:sdtPr>
      <w:sdtContent>
        <w:tbl>
          <w:tblPr>
            <w:tblStyle w:val="Table1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r2z19ijttv03" w:id="27"/>
                <w:bookmarkEnd w:id="27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b4hdb1acbzaj" w:id="28"/>
                <w:bookmarkEnd w:id="28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iqaom51nzsjk" w:id="29"/>
                <w:bookmarkEnd w:id="29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há uso de tecnologias digitais em programas de aprendizado.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Ferramentas digitais são utilizadas apenas para registro ou compartilhamento de materiais.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 uma plataforma básica de e-learning, com conteúdos disponíveis de forma estática.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sistema de aprendizado digital é integrado à gestão de talentos e inclui acompanhamento de progresso.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plataforma gera relatórios e indicadores de desempenho, permitindo análise de eficácia das capacitações.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Tecnologias como IA, </w:t>
                </w:r>
                <w:sdt>
                  <w:sdtPr>
                    <w:id w:val="1532104868"/>
                    <w:tag w:val="goog_rdk_74"/>
                  </w:sdtPr>
                  <w:sdtContent>
                    <w:ins w:author="Cristiano" w:id="30" w:date="2025-11-16T19:40:13Z"/>
                    <w:sdt>
                      <w:sdtPr>
                        <w:id w:val="73010821"/>
                        <w:tag w:val="goog_rdk_75"/>
                      </w:sdtPr>
                      <w:sdtContent>
                        <w:ins w:author="Cristiano" w:id="30" w:date="2025-11-16T19:40:13Z">
                          <w:r w:rsidDel="00000000" w:rsidR="00000000" w:rsidRPr="00000000">
                            <w:rPr>
                              <w:rtl w:val="0"/>
                              <w:rPrChange w:author="Cristiano" w:id="31" w:date="2025-11-16T19:40:13Z">
                                <w:rPr/>
                              </w:rPrChange>
                            </w:rPr>
                            <w:t xml:space="preserve">Realidade Aumentada (RA) / Realidade Virtual (RV)</w:t>
                          </w:r>
                        </w:ins>
                      </w:sdtContent>
                    </w:sdt>
                    <w:ins w:author="Cristiano" w:id="30" w:date="2025-11-16T19:40:13Z"/>
                  </w:sdtContent>
                </w:sdt>
                <w:sdt>
                  <w:sdtPr>
                    <w:id w:val="2003760293"/>
                    <w:tag w:val="goog_rdk_76"/>
                  </w:sdtPr>
                  <w:sdtContent>
                    <w:del w:author="Cristiano" w:id="30" w:date="2025-11-16T19:40:13Z"/>
                    <w:sdt>
                      <w:sdtPr>
                        <w:id w:val="1793549348"/>
                        <w:tag w:val="goog_rdk_77"/>
                      </w:sdtPr>
                      <w:sdtContent>
                        <w:del w:author="Cristiano" w:id="30" w:date="2025-11-16T19:40:13Z">
                          <w:r w:rsidDel="00000000" w:rsidR="00000000" w:rsidRPr="00000000">
                            <w:rPr>
                              <w:rtl w:val="0"/>
                              <w:rPrChange w:author="Cristiano" w:id="31" w:date="2025-11-16T19:40:13Z">
                                <w:rPr/>
                              </w:rPrChange>
                            </w:rPr>
                            <w:delText xml:space="preserve">RA</w:delText>
                          </w:r>
                        </w:del>
                      </w:sdtContent>
                    </w:sdt>
                    <w:del w:author="Cristiano" w:id="30" w:date="2025-11-16T19:40:13Z"/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ou simulações são usadas para personalizar o aprendizado</w:t>
                </w:r>
                <w:sdt>
                  <w:sdtPr>
                    <w:id w:val="-1331382345"/>
                    <w:tag w:val="goog_rdk_78"/>
                  </w:sdtPr>
                  <w:sdtContent>
                    <w:del w:author="Cristiano" w:id="32" w:date="2025-11-16T19:40:32Z">
                      <w:r w:rsidDel="00000000" w:rsidR="00000000" w:rsidRPr="00000000">
                        <w:rPr>
                          <w:rtl w:val="0"/>
                        </w:rPr>
                        <w:delText xml:space="preserve"> e prever necessidades de capacitação</w:delText>
                      </w:r>
                    </w:del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sistema de aprendizado é autônomo e inteligente, ajustando conteúdos e métodos em tempo real conforme o perfil e desempenho do colaborador. </w:t>
                </w:r>
              </w:p>
            </w:tc>
          </w:tr>
        </w:tbl>
      </w:sdtContent>
    </w:sdt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64995288"/>
        <w:tag w:val="goog_rdk_84"/>
      </w:sdtPr>
      <w:sdtContent>
        <w:tbl>
          <w:tblPr>
            <w:tblStyle w:val="Table1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pStyle w:val="Heading2"/>
                  <w:widowControl w:val="0"/>
                  <w:rPr/>
                </w:pPr>
                <w:bookmarkStart w:colFirst="0" w:colLast="0" w:name="_heading=h.k9wuc9k3y60h" w:id="30"/>
                <w:bookmarkEnd w:id="30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e dashboards do LMS ou LXP.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de uso de tecnologias imersivas (RA, RV, simulações).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Logs de acesso e de conclusão de cursos.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Políticas e planos de adoção tecnológica em aprendizagem.</w:t>
                </w:r>
              </w:p>
              <w:sdt>
                <w:sdtPr>
                  <w:id w:val="-821723076"/>
                  <w:tag w:val="goog_rdk_81"/>
                </w:sdtPr>
                <w:sdtContent>
                  <w:p w:rsidR="00000000" w:rsidDel="00000000" w:rsidP="00000000" w:rsidRDefault="00000000" w:rsidRPr="00000000" w14:paraId="000000DF">
                    <w:pPr>
                      <w:widowControl w:val="0"/>
                      <w:numPr>
                        <w:ilvl w:val="0"/>
                        <w:numId w:val="2"/>
                      </w:numPr>
                      <w:spacing w:after="240" w:before="240" w:line="240" w:lineRule="auto"/>
                      <w:ind w:left="720" w:hanging="360"/>
                      <w:jc w:val="left"/>
                      <w:rPr>
                        <w:ins w:author="Cristiano" w:id="33" w:date="2025-11-16T19:40:52Z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Documentação técnica de ferramentas educacionais.</w:t>
                    </w:r>
                    <w:sdt>
                      <w:sdtPr>
                        <w:id w:val="33790806"/>
                        <w:tag w:val="goog_rdk_80"/>
                      </w:sdtPr>
                      <w:sdtContent>
                        <w:ins w:author="Cristiano" w:id="33" w:date="2025-11-16T19:40:52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  <w:p w:rsidR="00000000" w:rsidDel="00000000" w:rsidP="00000000" w:rsidRDefault="00000000" w:rsidRPr="00000000" w14:paraId="000000E0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sdt>
                  <w:sdtPr>
                    <w:id w:val="-501899833"/>
                    <w:tag w:val="goog_rdk_82"/>
                  </w:sdtPr>
                  <w:sdtContent>
                    <w:ins w:author="Cristiano" w:id="33" w:date="2025-11-16T19:40:52Z"/>
                    <w:sdt>
                      <w:sdtPr>
                        <w:id w:val="-175256894"/>
                        <w:tag w:val="goog_rdk_83"/>
                      </w:sdtPr>
                      <w:sdtContent>
                        <w:ins w:author="Cristiano" w:id="33" w:date="2025-11-16T19:40:52Z">
                          <w:r w:rsidDel="00000000" w:rsidR="00000000" w:rsidRPr="00000000">
                            <w:rPr>
                              <w:rtl w:val="0"/>
                              <w:rPrChange w:author="Cristiano" w:id="34" w:date="2025-11-16T19:40:52Z">
                                <w:rPr/>
                              </w:rPrChange>
                            </w:rPr>
                            <w:t xml:space="preserve">Especificações técnicas de interoperabilidade entre LMS/LXP e MES/ERP</w:t>
                          </w:r>
                        </w:ins>
                      </w:sdtContent>
                    </w:sdt>
                    <w:ins w:author="Cristiano" w:id="33" w:date="2025-11-16T19:40:52Z"/>
                  </w:sdtContent>
                </w:sdt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programas de capacitação suportados digitalmente.</w:t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Taxa de engajamento e conclusão em plataformas digitais.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Nível de automação de processos de aprendizado (inscrição, avaliação, feedback).</w:t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Índice de personalização de conteúdos por perfil.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Taxa de adoção de tecnologias emergentes em capacitação.</w:t>
                  <w:br w:type="textWrapping"/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Ausência de tecnologias educacionais.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Uso pontual de ferramentas digitais básicas.</w:t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Sistema de e-learning simples, sem acompanhamento.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Integração com RH e monitoramento de progresso.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Relatórios e dashboards analíticos.</w:t>
                </w:r>
              </w:p>
              <w:p w:rsidR="00000000" w:rsidDel="00000000" w:rsidP="00000000" w:rsidRDefault="00000000" w:rsidRPr="00000000" w14:paraId="000000ED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Personalização preditiva via IA e tecnologias imersivas.</w:t>
                </w:r>
              </w:p>
              <w:p w:rsidR="00000000" w:rsidDel="00000000" w:rsidP="00000000" w:rsidRDefault="00000000" w:rsidRPr="00000000" w14:paraId="000000EE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Aprendizado adaptativo em tempo real, com IA autônoma.</w:t>
                  <w:br w:type="textWrapping"/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RH, equipe de TI e instrutores.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Verificação direta do uso das plataformas digitais.</w:t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Revisão de relatórios de analytics das plataformas.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 de práticas de aprendizado imersivo e automatizado.</w:t>
                </w:r>
              </w:p>
            </w:tc>
          </w:tr>
        </w:tbl>
      </w:sdtContent>
    </w:sdt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dt>
      <w:sdtPr>
        <w:id w:val="-178818777"/>
        <w:tag w:val="goog_rdk_88"/>
      </w:sdtPr>
      <w:sdtContent>
        <w:p w:rsidR="00000000" w:rsidDel="00000000" w:rsidP="00000000" w:rsidRDefault="00000000" w:rsidRPr="00000000" w14:paraId="000000F7">
          <w:pPr>
            <w:pStyle w:val="Heading1"/>
            <w:ind w:left="0" w:firstLine="0"/>
            <w:rPr>
              <w:ins w:author="Cristiano" w:id="35" w:date="2025-11-16T19:41:04Z"/>
              <w:rPrChange w:author="Cristiano" w:id="36" w:date="2025-11-16T19:41:04Z">
                <w:rPr/>
              </w:rPrChange>
            </w:rPr>
          </w:pPr>
          <w:sdt>
            <w:sdtPr>
              <w:id w:val="196200643"/>
              <w:tag w:val="goog_rdk_86"/>
            </w:sdtPr>
            <w:sdtContent>
              <w:ins w:author="Cristiano" w:id="35" w:date="2025-11-16T19:41:04Z">
                <w:r w:rsidDel="00000000" w:rsidR="00000000" w:rsidRPr="00000000">
                  <w:br w:type="page"/>
                </w:r>
              </w:ins>
              <w:sdt>
                <w:sdtPr>
                  <w:id w:val="-645729986"/>
                  <w:tag w:val="goog_rdk_87"/>
                </w:sdtPr>
                <w:sdtContent>
                  <w:ins w:author="Cristiano" w:id="35" w:date="2025-11-16T19:41:04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35" w:date="2025-11-16T19:41:04Z">
                <w:bookmarkStart w:colFirst="0" w:colLast="0" w:name="_heading=h.auk3wcof8fl" w:id="31"/>
                <w:bookmarkEnd w:id="31"/>
              </w:ins>
            </w:sdtContent>
          </w:sdt>
        </w:p>
      </w:sdtContent>
    </w:sdt>
    <w:p w:rsidR="00000000" w:rsidDel="00000000" w:rsidP="00000000" w:rsidRDefault="00000000" w:rsidRPr="00000000" w14:paraId="000000F8">
      <w:pPr>
        <w:pStyle w:val="Heading1"/>
        <w:ind w:left="0" w:firstLine="0"/>
        <w:rPr/>
      </w:pPr>
      <w:bookmarkStart w:colFirst="0" w:colLast="0" w:name="_heading=h.wubpc9lnae7n" w:id="32"/>
      <w:bookmarkEnd w:id="32"/>
      <w:r w:rsidDel="00000000" w:rsidR="00000000" w:rsidRPr="00000000">
        <w:rPr>
          <w:rtl w:val="0"/>
        </w:rPr>
        <w:t xml:space="preserve">Questão 5 – Cultura digital e aprendizado autodirigido</w:t>
      </w:r>
    </w:p>
    <w:sdt>
      <w:sdtPr>
        <w:lock w:val="contentLocked"/>
        <w:id w:val="674472562"/>
        <w:tag w:val="goog_rdk_96"/>
      </w:sdtPr>
      <w:sdtContent>
        <w:tbl>
          <w:tblPr>
            <w:tblStyle w:val="Table1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Até que ponto a organização promove uma cultura de aprendizado contínuo, incentivando a autonomia, a curiosidade e a experimentação digital entre os colaboradores?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s94xb0nngwpa" w:id="33"/>
                <w:bookmarkEnd w:id="33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jc w:val="left"/>
                  <w:rPr/>
                </w:pPr>
                <w:sdt>
                  <w:sdtPr>
                    <w:id w:val="-1227417198"/>
                    <w:tag w:val="goog_rdk_90"/>
                  </w:sdtPr>
                  <w:sdtContent>
                    <w:ins w:author="Cristiano" w:id="37" w:date="2025-11-16T19:41:11Z"/>
                    <w:sdt>
                      <w:sdtPr>
                        <w:id w:val="1537118708"/>
                        <w:tag w:val="goog_rdk_91"/>
                      </w:sdtPr>
                      <w:sdtContent>
                        <w:ins w:author="Cristiano" w:id="37" w:date="2025-11-16T19:41:11Z">
                          <w:r w:rsidDel="00000000" w:rsidR="00000000" w:rsidRPr="00000000">
                            <w:rPr>
                              <w:rtl w:val="0"/>
                              <w:rPrChange w:author="Cristiano" w:id="38" w:date="2025-11-16T19:41:11Z">
                                <w:rPr/>
                              </w:rPrChange>
                            </w:rPr>
                            <w:t xml:space="preserve">Prover </w:t>
                          </w:r>
                        </w:ins>
                      </w:sdtContent>
                    </w:sdt>
                    <w:ins w:author="Cristiano" w:id="37" w:date="2025-11-16T19:41:11Z">
                      <w:sdt>
                        <w:sdtPr>
                          <w:id w:val="2015657500"/>
                          <w:tag w:val="goog_rdk_92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38" w:date="2025-11-16T19:41:11Z">
                                <w:rPr/>
                              </w:rPrChange>
                            </w:rPr>
                            <w:t xml:space="preserve">competências</w:t>
                          </w:r>
                        </w:sdtContent>
                      </w:sdt>
                      <w:sdt>
                        <w:sdtPr>
                          <w:id w:val="1582650174"/>
                          <w:tag w:val="goog_rdk_93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38" w:date="2025-11-16T19:41:11Z">
                                <w:rPr/>
                              </w:rPrChange>
                            </w:rPr>
                            <w:t xml:space="preserve"> digitais</w:t>
                          </w:r>
                        </w:sdtContent>
                      </w:sdt>
                    </w:ins>
                  </w:sdtContent>
                </w:sdt>
                <w:sdt>
                  <w:sdtPr>
                    <w:id w:val="-726940862"/>
                    <w:tag w:val="goog_rdk_94"/>
                  </w:sdtPr>
                  <w:sdtContent>
                    <w:del w:author="Cristiano" w:id="37" w:date="2025-11-16T19:41:11Z"/>
                    <w:sdt>
                      <w:sdtPr>
                        <w:id w:val="-1601033257"/>
                        <w:tag w:val="goog_rdk_95"/>
                      </w:sdtPr>
                      <w:sdtContent>
                        <w:del w:author="Cristiano" w:id="37" w:date="2025-11-16T19:41:11Z">
                          <w:r w:rsidDel="00000000" w:rsidR="00000000" w:rsidRPr="00000000">
                            <w:rPr>
                              <w:rtl w:val="0"/>
                              <w:rPrChange w:author="Cristiano" w:id="38" w:date="2025-11-16T19:41:11Z">
                                <w:rPr/>
                              </w:rPrChange>
                            </w:rPr>
                            <w:delText xml:space="preserve">Nível de consolidação de uma cultura organizacional voltada à aprendizagem digital, caracterizada pela autonomia, engajamento e responsabilidade individual pelo desenvolvimento contínuo.</w:delText>
                          </w:r>
                        </w:del>
                      </w:sdtContent>
                    </w:sdt>
                    <w:del w:author="Cristiano" w:id="37" w:date="2025-11-16T19:41:11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87206703"/>
        <w:tag w:val="goog_rdk_99"/>
      </w:sdtPr>
      <w:sdtContent>
        <w:tbl>
          <w:tblPr>
            <w:tblStyle w:val="Table1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3daeihjto28q" w:id="34"/>
                <w:bookmarkEnd w:id="34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hr1v8pg07xew" w:id="35"/>
                <w:bookmarkEnd w:id="35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96j00ecavggd" w:id="36"/>
                <w:bookmarkEnd w:id="36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organização não promove iniciativas voltadas à cultura digital ou aprendizado contínuo. 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Existem treinamentos obrigatórios, mas sem incentivo à autonomia ou inovação.                        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organização oferece cursos e conteúdos digitais, mas o aprendizado é passivo e dirigido.         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Há estímulo à aprendizagem contínua, com oportunidades estruturadas de desenvolvimento e feedback.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cultura digital é </w:t>
                </w:r>
                <w:sdt>
                  <w:sdtPr>
                    <w:id w:val="-1507423637"/>
                    <w:tag w:val="goog_rdk_97"/>
                  </w:sdtPr>
                  <w:sdtContent>
                    <w:ins w:author="Cristiano" w:id="39" w:date="2025-11-16T19:41:45Z">
                      <w:r w:rsidDel="00000000" w:rsidR="00000000" w:rsidRPr="00000000">
                        <w:rPr>
                          <w:rtl w:val="0"/>
                        </w:rPr>
                        <w:t xml:space="preserve">ativamente promovida e </w:t>
                      </w:r>
                    </w:ins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mensurada </w:t>
                </w:r>
                <w:sdt>
                  <w:sdtPr>
                    <w:id w:val="580061201"/>
                    <w:tag w:val="goog_rdk_98"/>
                  </w:sdtPr>
                  <w:sdtContent>
                    <w:del w:author="Cristiano" w:id="40" w:date="2025-11-16T19:41:53Z">
                      <w:r w:rsidDel="00000000" w:rsidR="00000000" w:rsidRPr="00000000">
                        <w:rPr>
                          <w:rtl w:val="0"/>
                        </w:rPr>
                        <w:delText xml:space="preserve">e reforçada </w:delText>
                      </w:r>
                    </w:del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por indicadores de engajamento e aprendizado.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organização utiliza dados e IA para promover recomendações personalizadas de aprendizado e monitorar o engajamento individual.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aprendizado é autônomo, colaborativo e sustentado por um ecossistema digital que se ajusta em tempo real às necessidades dos colaboradores e da organização.</w:t>
                </w:r>
              </w:p>
            </w:tc>
          </w:tr>
        </w:tbl>
      </w:sdtContent>
    </w:sdt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36330488"/>
        <w:tag w:val="goog_rdk_108"/>
      </w:sdtPr>
      <w:sdtContent>
        <w:tbl>
          <w:tblPr>
            <w:tblStyle w:val="Table19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pStyle w:val="Heading2"/>
                  <w:widowControl w:val="0"/>
                  <w:rPr/>
                </w:pPr>
                <w:bookmarkStart w:colFirst="0" w:colLast="0" w:name="_heading=h.sr25p1hciro0" w:id="37"/>
                <w:bookmarkEnd w:id="37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Políticas e programas de cultura organizacional e transformação digital.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Campanhas e materiais de comunicação interna sobre inovação e aprendizado.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de participação em comunidades de prática ou programas de mentoria.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engajamento em plataformas digitais de aprendizado.</w:t>
                </w:r>
              </w:p>
              <w:sdt>
                <w:sdtPr>
                  <w:id w:val="-1331621431"/>
                  <w:tag w:val="goog_rdk_101"/>
                </w:sdtPr>
                <w:sdtContent>
                  <w:p w:rsidR="00000000" w:rsidDel="00000000" w:rsidP="00000000" w:rsidRDefault="00000000" w:rsidRPr="00000000" w14:paraId="00000117">
                    <w:pPr>
                      <w:widowControl w:val="0"/>
                      <w:numPr>
                        <w:ilvl w:val="0"/>
                        <w:numId w:val="2"/>
                      </w:numPr>
                      <w:spacing w:after="240" w:before="240" w:line="240" w:lineRule="auto"/>
                      <w:ind w:left="720" w:hanging="360"/>
                      <w:jc w:val="left"/>
                      <w:rPr>
                        <w:ins w:author="Cristiano" w:id="41" w:date="2025-11-16T19:42:15Z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Relatórios de feedback, enquetes internas e avaliações de clima organizacional.</w:t>
                    </w:r>
                    <w:sdt>
                      <w:sdtPr>
                        <w:id w:val="-1750079508"/>
                        <w:tag w:val="goog_rdk_100"/>
                      </w:sdtPr>
                      <w:sdtContent>
                        <w:ins w:author="Cristiano" w:id="41" w:date="2025-11-16T19:42:15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  <w:p w:rsidR="00000000" w:rsidDel="00000000" w:rsidP="00000000" w:rsidRDefault="00000000" w:rsidRPr="00000000" w14:paraId="00000118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sdt>
                  <w:sdtPr>
                    <w:id w:val="-170279444"/>
                    <w:tag w:val="goog_rdk_102"/>
                  </w:sdtPr>
                  <w:sdtContent>
                    <w:ins w:author="Cristiano" w:id="41" w:date="2025-11-16T19:42:15Z"/>
                    <w:sdt>
                      <w:sdtPr>
                        <w:id w:val="907420445"/>
                        <w:tag w:val="goog_rdk_103"/>
                      </w:sdtPr>
                      <w:sdtContent>
                        <w:ins w:author="Cristiano" w:id="41" w:date="2025-11-16T19:42:15Z">
                          <w:r w:rsidDel="00000000" w:rsidR="00000000" w:rsidRPr="00000000">
                            <w:rPr>
                              <w:rtl w:val="0"/>
                              <w:rPrChange w:author="Cristiano" w:id="42" w:date="2025-11-16T19:42:15Z">
                                <w:rPr/>
                              </w:rPrChange>
                            </w:rPr>
                            <w:t xml:space="preserve">Programas de Reconhecimento e Recompensa por Inovação ou Aprendizado</w:t>
                          </w:r>
                        </w:ins>
                      </w:sdtContent>
                    </w:sdt>
                    <w:ins w:author="Cristiano" w:id="41" w:date="2025-11-16T19:42:15Z"/>
                  </w:sdtContent>
                </w:sdt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Índice de engajamento digital dos colaboradores.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participação voluntária em capacitações.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Frequência de acesso a plataformas de aprendizado sob demanda.</w:t>
                </w:r>
              </w:p>
              <w:p w:rsidR="00000000" w:rsidDel="00000000" w:rsidP="00000000" w:rsidRDefault="00000000" w:rsidRPr="00000000" w14:paraId="0000011D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Nível de satisfação com a cultura de aprendizado.</w:t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Correlação entre aprendizado autodirigido e desempenho organizacional.</w:t>
                  <w:br w:type="textWrapping"/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Ausência de estímulo à aprendizagem.</w:t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Treinamentos formais e obrigatórios, sem protagonismo do colaborador.</w:t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Conteúdos digitais disponíveis, mas de uso passivo.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Incentivo à aprendizagem contínua e feedback regular.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Mensuração e acompanhamento da cultura digital.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sdt>
                  <w:sdtPr>
                    <w:id w:val="853223288"/>
                    <w:tag w:val="goog_rdk_104"/>
                  </w:sdtPr>
                  <w:sdtContent>
                    <w:ins w:author="Cristiano" w:id="43" w:date="2025-11-16T19:42:49Z"/>
                    <w:sdt>
                      <w:sdtPr>
                        <w:id w:val="-1564089726"/>
                        <w:tag w:val="goog_rdk_105"/>
                      </w:sdtPr>
                      <w:sdtContent>
                        <w:ins w:author="Cristiano" w:id="43" w:date="2025-11-16T19:42:49Z">
                          <w:r w:rsidDel="00000000" w:rsidR="00000000" w:rsidRPr="00000000">
                            <w:rPr>
                              <w:rtl w:val="0"/>
                              <w:rPrChange w:author="Cristiano" w:id="44" w:date="2025-11-16T19:42:49Z">
                                <w:rPr/>
                              </w:rPrChange>
                            </w:rPr>
                            <w:t xml:space="preserve">Uso de dados e IA para recomendações personalizadas e integração do conhecimento em bases formais.</w:t>
                          </w:r>
                        </w:ins>
                      </w:sdtContent>
                    </w:sdt>
                    <w:ins w:author="Cristiano" w:id="43" w:date="2025-11-16T19:42:49Z"/>
                  </w:sdtContent>
                </w:sdt>
                <w:sdt>
                  <w:sdtPr>
                    <w:id w:val="1339286437"/>
                    <w:tag w:val="goog_rdk_106"/>
                  </w:sdtPr>
                  <w:sdtContent>
                    <w:del w:author="Cristiano" w:id="43" w:date="2025-11-16T19:42:49Z"/>
                    <w:sdt>
                      <w:sdtPr>
                        <w:id w:val="1741987987"/>
                        <w:tag w:val="goog_rdk_107"/>
                      </w:sdtPr>
                      <w:sdtContent>
                        <w:del w:author="Cristiano" w:id="43" w:date="2025-11-16T19:42:49Z">
                          <w:r w:rsidDel="00000000" w:rsidR="00000000" w:rsidRPr="00000000">
                            <w:rPr>
                              <w:rtl w:val="0"/>
                              <w:rPrChange w:author="Cristiano" w:id="44" w:date="2025-11-16T19:42:49Z">
                                <w:rPr/>
                              </w:rPrChange>
                            </w:rPr>
                            <w:delText xml:space="preserve">Uso de dados e IA para recomendações personalizadas.</w:delText>
                          </w:r>
                        </w:del>
                      </w:sdtContent>
                    </w:sdt>
                    <w:del w:author="Cristiano" w:id="43" w:date="2025-11-16T19:42:49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Ecossistema autônomo de aprendizado colaborativo e adaptativo.</w:t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colaboradores, gestores e RH.</w:t>
                </w:r>
              </w:p>
              <w:p w:rsidR="00000000" w:rsidDel="00000000" w:rsidP="00000000" w:rsidRDefault="00000000" w:rsidRPr="00000000" w14:paraId="00000129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Análise de relatórios de engajamento e indicadores de cultura.</w:t>
                </w:r>
              </w:p>
              <w:p w:rsidR="00000000" w:rsidDel="00000000" w:rsidP="00000000" w:rsidRDefault="00000000" w:rsidRPr="00000000" w14:paraId="0000012A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Verificação do uso de plataformas digitais e fóruns colaborativos.</w:t>
                </w:r>
              </w:p>
              <w:p w:rsidR="00000000" w:rsidDel="00000000" w:rsidP="00000000" w:rsidRDefault="00000000" w:rsidRPr="00000000" w14:paraId="0000012B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 de práticas de reconhecimento e incentivo ao aprendizado.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dt>
      <w:sdtPr>
        <w:id w:val="-1400640824"/>
        <w:tag w:val="goog_rdk_112"/>
      </w:sdtPr>
      <w:sdtContent>
        <w:p w:rsidR="00000000" w:rsidDel="00000000" w:rsidP="00000000" w:rsidRDefault="00000000" w:rsidRPr="00000000" w14:paraId="0000012E">
          <w:pPr>
            <w:pStyle w:val="Heading1"/>
            <w:ind w:left="0" w:firstLine="0"/>
            <w:rPr>
              <w:ins w:author="Cristiano" w:id="45" w:date="2025-11-16T19:42:56Z"/>
              <w:rPrChange w:author="Cristiano" w:id="46" w:date="2025-11-16T19:42:56Z">
                <w:rPr/>
              </w:rPrChange>
            </w:rPr>
          </w:pPr>
          <w:sdt>
            <w:sdtPr>
              <w:id w:val="-191608186"/>
              <w:tag w:val="goog_rdk_110"/>
            </w:sdtPr>
            <w:sdtContent>
              <w:ins w:author="Cristiano" w:id="45" w:date="2025-11-16T19:42:56Z">
                <w:r w:rsidDel="00000000" w:rsidR="00000000" w:rsidRPr="00000000">
                  <w:br w:type="page"/>
                </w:r>
              </w:ins>
              <w:sdt>
                <w:sdtPr>
                  <w:id w:val="2009211931"/>
                  <w:tag w:val="goog_rdk_111"/>
                </w:sdtPr>
                <w:sdtContent>
                  <w:ins w:author="Cristiano" w:id="45" w:date="2025-11-16T19:42:56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45" w:date="2025-11-16T19:42:56Z">
                <w:bookmarkStart w:colFirst="0" w:colLast="0" w:name="_heading=h.d44ty337fcfo" w:id="38"/>
                <w:bookmarkEnd w:id="38"/>
              </w:ins>
            </w:sdtContent>
          </w:sdt>
        </w:p>
      </w:sdtContent>
    </w:sdt>
    <w:p w:rsidR="00000000" w:rsidDel="00000000" w:rsidP="00000000" w:rsidRDefault="00000000" w:rsidRPr="00000000" w14:paraId="0000012F">
      <w:pPr>
        <w:pStyle w:val="Heading1"/>
        <w:ind w:left="0" w:firstLine="0"/>
        <w:rPr/>
      </w:pPr>
      <w:bookmarkStart w:colFirst="0" w:colLast="0" w:name="_heading=h.2x8bu1rtfp10" w:id="39"/>
      <w:bookmarkEnd w:id="39"/>
      <w:r w:rsidDel="00000000" w:rsidR="00000000" w:rsidRPr="00000000">
        <w:rPr>
          <w:rtl w:val="0"/>
        </w:rPr>
        <w:t xml:space="preserve">Questão 6 – Avaliação de impacto e eficácia das capacitações digitais</w:t>
      </w:r>
    </w:p>
    <w:sdt>
      <w:sdtPr>
        <w:lock w:val="contentLocked"/>
        <w:id w:val="-992401412"/>
        <w:tag w:val="goog_rdk_120"/>
      </w:sdtPr>
      <w:sdtContent>
        <w:tbl>
          <w:tblPr>
            <w:tblStyle w:val="Table2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 que grau a organização mede o impacto dos programas de capacitação digital, relacionando o aprendizado ao desempenho, produtividade e resultados da transformação digital?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11w5lmctxdgm" w:id="40"/>
                <w:bookmarkEnd w:id="40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jc w:val="left"/>
                  <w:rPr/>
                </w:pPr>
                <w:sdt>
                  <w:sdtPr>
                    <w:id w:val="-402245718"/>
                    <w:tag w:val="goog_rdk_114"/>
                  </w:sdtPr>
                  <w:sdtContent>
                    <w:ins w:author="Cristiano" w:id="47" w:date="2025-11-16T19:44:23Z"/>
                    <w:sdt>
                      <w:sdtPr>
                        <w:id w:val="-26753491"/>
                        <w:tag w:val="goog_rdk_115"/>
                      </w:sdtPr>
                      <w:sdtContent>
                        <w:ins w:author="Cristiano" w:id="47" w:date="2025-11-16T19:44:23Z">
                          <w:r w:rsidDel="00000000" w:rsidR="00000000" w:rsidRPr="00000000">
                            <w:rPr>
                              <w:rtl w:val="0"/>
                              <w:rPrChange w:author="Cristiano" w:id="48" w:date="2025-11-16T19:44:23Z">
                                <w:rPr/>
                              </w:rPrChange>
                            </w:rPr>
                            <w:t xml:space="preserve">Prover </w:t>
                          </w:r>
                        </w:ins>
                      </w:sdtContent>
                    </w:sdt>
                    <w:ins w:author="Cristiano" w:id="47" w:date="2025-11-16T19:44:23Z">
                      <w:sdt>
                        <w:sdtPr>
                          <w:id w:val="-424889139"/>
                          <w:tag w:val="goog_rdk_116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48" w:date="2025-11-16T19:44:23Z">
                                <w:rPr/>
                              </w:rPrChange>
                            </w:rPr>
                            <w:t xml:space="preserve">competências</w:t>
                          </w:r>
                        </w:sdtContent>
                      </w:sdt>
                      <w:sdt>
                        <w:sdtPr>
                          <w:id w:val="1013444122"/>
                          <w:tag w:val="goog_rdk_117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48" w:date="2025-11-16T19:44:23Z">
                                <w:rPr/>
                              </w:rPrChange>
                            </w:rPr>
                            <w:t xml:space="preserve"> digitais</w:t>
                          </w:r>
                        </w:sdtContent>
                      </w:sdt>
                    </w:ins>
                  </w:sdtContent>
                </w:sdt>
                <w:sdt>
                  <w:sdtPr>
                    <w:id w:val="21809206"/>
                    <w:tag w:val="goog_rdk_118"/>
                  </w:sdtPr>
                  <w:sdtContent>
                    <w:del w:author="Cristiano" w:id="47" w:date="2025-11-16T19:44:23Z"/>
                    <w:sdt>
                      <w:sdtPr>
                        <w:id w:val="-446538198"/>
                        <w:tag w:val="goog_rdk_119"/>
                      </w:sdtPr>
                      <w:sdtContent>
                        <w:del w:author="Cristiano" w:id="47" w:date="2025-11-16T19:44:23Z">
                          <w:r w:rsidDel="00000000" w:rsidR="00000000" w:rsidRPr="00000000">
                            <w:rPr>
                              <w:rtl w:val="0"/>
                              <w:rPrChange w:author="Cristiano" w:id="48" w:date="2025-11-16T19:44:23Z">
                                <w:rPr/>
                              </w:rPrChange>
                            </w:rPr>
                            <w:delText xml:space="preserve">Capacidade de mensurar, analisar e aprimorar continuamente a eficácia das capacitações digitais, com base em dados e evidências de desempenho.</w:delText>
                          </w:r>
                        </w:del>
                      </w:sdtContent>
                    </w:sdt>
                    <w:del w:author="Cristiano" w:id="47" w:date="2025-11-16T19:44:23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86540090"/>
        <w:tag w:val="goog_rdk_131"/>
      </w:sdtPr>
      <w:sdtContent>
        <w:tbl>
          <w:tblPr>
            <w:tblStyle w:val="Table2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9adtp5j6k9yb" w:id="41"/>
                <w:bookmarkEnd w:id="41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2sbjocav3bqf" w:id="42"/>
                <w:bookmarkEnd w:id="42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uyu9dx7v831c" w:id="43"/>
                <w:bookmarkEnd w:id="43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há avaliação formal das capacitações digitais realizadas.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avaliação é baseada apenas em feedback de satisfação dos participantes.               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são registrados digitalmente, mas sem análise sistemática de impacto.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Há processos formais para avaliar a eficácia das capacitações e identificar oportunidades de melhoria.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sdt>
                  <w:sdtPr>
                    <w:id w:val="-1067510370"/>
                    <w:tag w:val="goog_rdk_122"/>
                  </w:sdtPr>
                  <w:sdtContent>
                    <w:ins w:author="Cristiano" w:id="49" w:date="2025-11-16T19:44:47Z"/>
                    <w:sdt>
                      <w:sdtPr>
                        <w:id w:val="-1349410369"/>
                        <w:tag w:val="goog_rdk_123"/>
                      </w:sdtPr>
                      <w:sdtContent>
                        <w:ins w:author="Cristiano" w:id="49" w:date="2025-11-16T19:44:47Z">
                          <w:r w:rsidDel="00000000" w:rsidR="00000000" w:rsidRPr="00000000">
                            <w:rPr>
                              <w:rtl w:val="0"/>
                              <w:rPrChange w:author="Cristiano" w:id="50" w:date="2025-11-16T19:44:47Z">
                                <w:rPr/>
                              </w:rPrChange>
                            </w:rPr>
                            <w:t xml:space="preserve">Indicadores e métricas de Learning Analytics são usados para correlacionar o aprendizado com o desempenho operacional e as metas organizacionais.</w:t>
                          </w:r>
                        </w:ins>
                      </w:sdtContent>
                    </w:sdt>
                    <w:ins w:author="Cristiano" w:id="49" w:date="2025-11-16T19:44:47Z"/>
                  </w:sdtContent>
                </w:sdt>
                <w:sdt>
                  <w:sdtPr>
                    <w:id w:val="-1337586874"/>
                    <w:tag w:val="goog_rdk_124"/>
                  </w:sdtPr>
                  <w:sdtContent>
                    <w:del w:author="Cristiano" w:id="49" w:date="2025-11-16T19:44:47Z"/>
                    <w:sdt>
                      <w:sdtPr>
                        <w:id w:val="37540542"/>
                        <w:tag w:val="goog_rdk_125"/>
                      </w:sdtPr>
                      <w:sdtContent>
                        <w:del w:author="Cristiano" w:id="49" w:date="2025-11-16T19:44:47Z">
                          <w:r w:rsidDel="00000000" w:rsidR="00000000" w:rsidRPr="00000000">
                            <w:rPr>
                              <w:rtl w:val="0"/>
                              <w:rPrChange w:author="Cristiano" w:id="50" w:date="2025-11-16T19:44:47Z">
                                <w:rPr/>
                              </w:rPrChange>
                            </w:rPr>
                            <w:delText xml:space="preserve">Indicadores e métricas são usados para correlacionar aprendizado com desempenho e metas organizacionais. </w:delText>
                          </w:r>
                        </w:del>
                      </w:sdtContent>
                    </w:sdt>
                    <w:del w:author="Cristiano" w:id="49" w:date="2025-11-16T19:44:47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Ferramentas analíticas e preditivas identificam tendências de impacto e orientam a personalização dos programas.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sdt>
                  <w:sdtPr>
                    <w:id w:val="1426127574"/>
                    <w:tag w:val="goog_rdk_127"/>
                  </w:sdtPr>
                  <w:sdtContent>
                    <w:ins w:author="Cristiano" w:id="51" w:date="2025-11-16T19:46:17Z"/>
                    <w:sdt>
                      <w:sdtPr>
                        <w:id w:val="-817547842"/>
                        <w:tag w:val="goog_rdk_128"/>
                      </w:sdtPr>
                      <w:sdtContent>
                        <w:ins w:author="Cristiano" w:id="51" w:date="2025-11-16T19:46:17Z">
                          <w:r w:rsidDel="00000000" w:rsidR="00000000" w:rsidRPr="00000000">
                            <w:rPr>
                              <w:rtl w:val="0"/>
                              <w:rPrChange w:author="Cristiano" w:id="52" w:date="2025-11-16T19:46:17Z">
                                <w:rPr/>
                              </w:rPrChange>
                            </w:rPr>
                            <w:t xml:space="preserve">O sistema de aprendizado fecha o ciclo de feedback e ajusta automaticamente conteúdos e estratégias de capacitação, em tempo real, com base em dados de impacto e desempenho prático.</w:t>
                          </w:r>
                        </w:ins>
                      </w:sdtContent>
                    </w:sdt>
                    <w:ins w:author="Cristiano" w:id="51" w:date="2025-11-16T19:46:17Z"/>
                  </w:sdtContent>
                </w:sdt>
                <w:sdt>
                  <w:sdtPr>
                    <w:id w:val="113056767"/>
                    <w:tag w:val="goog_rdk_129"/>
                  </w:sdtPr>
                  <w:sdtContent>
                    <w:del w:author="Cristiano" w:id="51" w:date="2025-11-16T19:46:17Z"/>
                    <w:sdt>
                      <w:sdtPr>
                        <w:id w:val="705252596"/>
                        <w:tag w:val="goog_rdk_130"/>
                      </w:sdtPr>
                      <w:sdtContent>
                        <w:del w:author="Cristiano" w:id="51" w:date="2025-11-16T19:46:17Z">
                          <w:r w:rsidDel="00000000" w:rsidR="00000000" w:rsidRPr="00000000">
                            <w:rPr>
                              <w:rtl w:val="0"/>
                              <w:rPrChange w:author="Cristiano" w:id="52" w:date="2025-11-16T19:46:17Z">
                                <w:rPr/>
                              </w:rPrChange>
                            </w:rPr>
                            <w:delText xml:space="preserve">O sistema de aprendizado ajusta automaticamente conteúdos e estratégias de capacitação com base em dados de impacto e desempenho em tempo real</w:delText>
                          </w:r>
                        </w:del>
                      </w:sdtContent>
                    </w:sdt>
                    <w:del w:author="Cristiano" w:id="51" w:date="2025-11-16T19:46:17Z"/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18084286"/>
        <w:tag w:val="goog_rdk_140"/>
      </w:sdtPr>
      <w:sdtContent>
        <w:tbl>
          <w:tblPr>
            <w:tblStyle w:val="Table2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pStyle w:val="Heading2"/>
                  <w:widowControl w:val="0"/>
                  <w:rPr/>
                </w:pPr>
                <w:bookmarkStart w:colFirst="0" w:colLast="0" w:name="_heading=h.7b9tg3pfae6m" w:id="44"/>
                <w:bookmarkEnd w:id="44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de desempenho de capacitações e dashboards de RH.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Indicadores de ROI e produtividade relacionados a programas de aprendizado.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de engajamento em plataformas de aprendizagem digital.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Pesquisas de satisfação e eficácia pós-treinamento.</w:t>
                </w:r>
              </w:p>
              <w:sdt>
                <w:sdtPr>
                  <w:id w:val="-226945483"/>
                  <w:tag w:val="goog_rdk_133"/>
                </w:sdtPr>
                <w:sdtContent>
                  <w:p w:rsidR="00000000" w:rsidDel="00000000" w:rsidP="00000000" w:rsidRDefault="00000000" w:rsidRPr="00000000" w14:paraId="0000014E">
                    <w:pPr>
                      <w:widowControl w:val="0"/>
                      <w:numPr>
                        <w:ilvl w:val="0"/>
                        <w:numId w:val="2"/>
                      </w:numPr>
                      <w:spacing w:after="240" w:before="240" w:line="240" w:lineRule="auto"/>
                      <w:ind w:left="720" w:hanging="360"/>
                      <w:jc w:val="left"/>
                      <w:rPr>
                        <w:ins w:author="Cristiano" w:id="53" w:date="2025-11-16T19:46:29Z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Dados de desempenho operacional antes e depois das capacitações.</w:t>
                    </w:r>
                    <w:sdt>
                      <w:sdtPr>
                        <w:id w:val="-102137459"/>
                        <w:tag w:val="goog_rdk_132"/>
                      </w:sdtPr>
                      <w:sdtContent>
                        <w:ins w:author="Cristiano" w:id="53" w:date="2025-11-16T19:46:29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  <w:p w:rsidR="00000000" w:rsidDel="00000000" w:rsidP="00000000" w:rsidRDefault="00000000" w:rsidRPr="00000000" w14:paraId="0000014F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sdt>
                  <w:sdtPr>
                    <w:id w:val="-331053777"/>
                    <w:tag w:val="goog_rdk_134"/>
                  </w:sdtPr>
                  <w:sdtContent>
                    <w:ins w:author="Cristiano" w:id="53" w:date="2025-11-16T19:46:29Z"/>
                    <w:sdt>
                      <w:sdtPr>
                        <w:id w:val="852170215"/>
                        <w:tag w:val="goog_rdk_135"/>
                      </w:sdtPr>
                      <w:sdtContent>
                        <w:ins w:author="Cristiano" w:id="53" w:date="2025-11-16T19:46:29Z">
                          <w:r w:rsidDel="00000000" w:rsidR="00000000" w:rsidRPr="00000000">
                            <w:rPr>
                              <w:rtl w:val="0"/>
                              <w:rPrChange w:author="Cristiano" w:id="54" w:date="2025-11-16T19:46:29Z">
                                <w:rPr/>
                              </w:rPrChange>
                            </w:rPr>
                            <w:t xml:space="preserve">Análise de regressão/correlação entre indicadores de L&amp;D e KPIs de Produção/Qualidade.</w:t>
                          </w:r>
                        </w:ins>
                      </w:sdtContent>
                    </w:sdt>
                    <w:ins w:author="Cristiano" w:id="53" w:date="2025-11-16T19:46:29Z"/>
                  </w:sdtContent>
                </w:sdt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Taxa de conclusão de programas de capacitação digital.</w:t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Grau de correlação entre aprendizado e resultados operacionais.</w:t>
                </w:r>
              </w:p>
              <w:p w:rsidR="00000000" w:rsidDel="00000000" w:rsidP="00000000" w:rsidRDefault="00000000" w:rsidRPr="00000000" w14:paraId="00000153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Retorno sobre investimento (ROI) das capacitações digitais.</w:t>
                </w:r>
              </w:p>
              <w:p w:rsidR="00000000" w:rsidDel="00000000" w:rsidP="00000000" w:rsidRDefault="00000000" w:rsidRPr="00000000" w14:paraId="00000154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programas revisados com base em análise de impacto.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Tempo médio de melhoria de desempenho pós-treinamento.</w:t>
                  <w:br w:type="textWrapping"/>
                </w:r>
              </w:p>
              <w:p w:rsidR="00000000" w:rsidDel="00000000" w:rsidP="00000000" w:rsidRDefault="00000000" w:rsidRPr="00000000" w14:paraId="00000156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157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Ausência de avaliação.</w:t>
                </w:r>
              </w:p>
              <w:p w:rsidR="00000000" w:rsidDel="00000000" w:rsidP="00000000" w:rsidRDefault="00000000" w:rsidRPr="00000000" w14:paraId="00000158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Avaliação apenas de satisfação.</w:t>
                </w:r>
              </w:p>
              <w:p w:rsidR="00000000" w:rsidDel="00000000" w:rsidP="00000000" w:rsidRDefault="00000000" w:rsidRPr="00000000" w14:paraId="00000159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Registros digitais sem análise.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Avaliação formal e periódica com relatórios.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Métricas </w:t>
                </w:r>
                <w:sdt>
                  <w:sdtPr>
                    <w:id w:val="-496586543"/>
                    <w:tag w:val="goog_rdk_136"/>
                  </w:sdtPr>
                  <w:sdtContent>
                    <w:ins w:author="Cristiano" w:id="55" w:date="2025-11-16T19:46:45Z"/>
                    <w:sdt>
                      <w:sdtPr>
                        <w:id w:val="58419344"/>
                        <w:tag w:val="goog_rdk_137"/>
                      </w:sdtPr>
                      <w:sdtContent>
                        <w:ins w:author="Cristiano" w:id="55" w:date="2025-11-16T19:46:45Z">
                          <w:r w:rsidDel="00000000" w:rsidR="00000000" w:rsidRPr="00000000">
                            <w:rPr>
                              <w:rtl w:val="0"/>
                              <w:rPrChange w:author="Cristiano" w:id="56" w:date="2025-11-16T19:46:45Z">
                                <w:rPr/>
                              </w:rPrChange>
                            </w:rPr>
                            <w:t xml:space="preserve">relacionadas</w:t>
                          </w:r>
                        </w:ins>
                      </w:sdtContent>
                    </w:sdt>
                    <w:ins w:author="Cristiano" w:id="55" w:date="2025-11-16T19:46:45Z"/>
                  </w:sdtContent>
                </w:sdt>
                <w:sdt>
                  <w:sdtPr>
                    <w:id w:val="-1423110301"/>
                    <w:tag w:val="goog_rdk_138"/>
                  </w:sdtPr>
                  <w:sdtContent>
                    <w:del w:author="Cristiano" w:id="55" w:date="2025-11-16T19:46:45Z"/>
                    <w:sdt>
                      <w:sdtPr>
                        <w:id w:val="-794953156"/>
                        <w:tag w:val="goog_rdk_139"/>
                      </w:sdtPr>
                      <w:sdtContent>
                        <w:del w:author="Cristiano" w:id="55" w:date="2025-11-16T19:46:45Z">
                          <w:r w:rsidDel="00000000" w:rsidR="00000000" w:rsidRPr="00000000">
                            <w:rPr>
                              <w:rtl w:val="0"/>
                              <w:rPrChange w:author="Cristiano" w:id="56" w:date="2025-11-16T19:46:45Z">
                                <w:rPr/>
                              </w:rPrChange>
                            </w:rPr>
                            <w:delText xml:space="preserve">correlacionadas</w:delText>
                          </w:r>
                        </w:del>
                      </w:sdtContent>
                    </w:sdt>
                    <w:del w:author="Cristiano" w:id="55" w:date="2025-11-16T19:46:45Z"/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a indicadores de desempenho.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Análises preditivas e personalização de programas.</w:t>
                </w:r>
              </w:p>
              <w:p w:rsidR="00000000" w:rsidDel="00000000" w:rsidP="00000000" w:rsidRDefault="00000000" w:rsidRPr="00000000" w14:paraId="0000015D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Aprendizado adaptativo com ajustes automáticos.</w:t>
                  <w:br w:type="textWrapping"/>
                </w:r>
              </w:p>
              <w:p w:rsidR="00000000" w:rsidDel="00000000" w:rsidP="00000000" w:rsidRDefault="00000000" w:rsidRPr="00000000" w14:paraId="0000015E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15F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gestores de RH e líderes de aprendizado.</w:t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Revisão de relatórios de indicadores de desempenho pós-capacitação.</w:t>
                </w:r>
              </w:p>
              <w:p w:rsidR="00000000" w:rsidDel="00000000" w:rsidP="00000000" w:rsidRDefault="00000000" w:rsidRPr="00000000" w14:paraId="00000161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Análise de dados extraídos de plataformas LMS/LXP.</w:t>
                </w:r>
              </w:p>
              <w:p w:rsidR="00000000" w:rsidDel="00000000" w:rsidP="00000000" w:rsidRDefault="00000000" w:rsidRPr="00000000" w14:paraId="00000162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 de práticas de feedback e revisão de programas.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dt>
      <w:sdtPr>
        <w:id w:val="-1383514907"/>
        <w:tag w:val="goog_rdk_144"/>
      </w:sdtPr>
      <w:sdtContent>
        <w:p w:rsidR="00000000" w:rsidDel="00000000" w:rsidP="00000000" w:rsidRDefault="00000000" w:rsidRPr="00000000" w14:paraId="00000165">
          <w:pPr>
            <w:pStyle w:val="Heading1"/>
            <w:ind w:left="0" w:firstLine="0"/>
            <w:rPr>
              <w:ins w:author="Cristiano" w:id="57" w:date="2025-11-16T19:46:53Z"/>
              <w:rPrChange w:author="Cristiano" w:id="58" w:date="2025-11-16T19:46:53Z">
                <w:rPr/>
              </w:rPrChange>
            </w:rPr>
          </w:pPr>
          <w:sdt>
            <w:sdtPr>
              <w:id w:val="352999130"/>
              <w:tag w:val="goog_rdk_142"/>
            </w:sdtPr>
            <w:sdtContent>
              <w:ins w:author="Cristiano" w:id="57" w:date="2025-11-16T19:46:53Z">
                <w:r w:rsidDel="00000000" w:rsidR="00000000" w:rsidRPr="00000000">
                  <w:br w:type="page"/>
                </w:r>
              </w:ins>
              <w:sdt>
                <w:sdtPr>
                  <w:id w:val="-1567293723"/>
                  <w:tag w:val="goog_rdk_143"/>
                </w:sdtPr>
                <w:sdtContent>
                  <w:ins w:author="Cristiano" w:id="57" w:date="2025-11-16T19:46:53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57" w:date="2025-11-16T19:46:53Z">
                <w:bookmarkStart w:colFirst="0" w:colLast="0" w:name="_heading=h.dke06fs2qfwi" w:id="45"/>
                <w:bookmarkEnd w:id="45"/>
              </w:ins>
            </w:sdtContent>
          </w:sdt>
        </w:p>
      </w:sdtContent>
    </w:sdt>
    <w:p w:rsidR="00000000" w:rsidDel="00000000" w:rsidP="00000000" w:rsidRDefault="00000000" w:rsidRPr="00000000" w14:paraId="00000166">
      <w:pPr>
        <w:pStyle w:val="Heading1"/>
        <w:ind w:left="0" w:firstLine="0"/>
        <w:rPr/>
      </w:pPr>
      <w:bookmarkStart w:colFirst="0" w:colLast="0" w:name="_heading=h.vkwvlpvc9k8v" w:id="46"/>
      <w:bookmarkEnd w:id="46"/>
      <w:r w:rsidDel="00000000" w:rsidR="00000000" w:rsidRPr="00000000">
        <w:rPr>
          <w:rtl w:val="0"/>
        </w:rPr>
        <w:t xml:space="preserve">Questão 7 – Integração das competências digitais com a prática operacional</w:t>
      </w:r>
    </w:p>
    <w:sdt>
      <w:sdtPr>
        <w:lock w:val="contentLocked"/>
        <w:id w:val="-1758712630"/>
        <w:tag w:val="goog_rdk_150"/>
      </w:sdtPr>
      <w:sdtContent>
        <w:tbl>
          <w:tblPr>
            <w:tblStyle w:val="Table2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Até que ponto as competências digitais desenvolvidas são efetivamente aplicadas nas rotinas operacionais, de gestão e inovação da organização?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e00yxy5nx486" w:id="47"/>
                <w:bookmarkEnd w:id="47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line="240" w:lineRule="auto"/>
                  <w:jc w:val="left"/>
                  <w:rPr/>
                </w:pPr>
                <w:sdt>
                  <w:sdtPr>
                    <w:id w:val="-557124675"/>
                    <w:tag w:val="goog_rdk_146"/>
                  </w:sdtPr>
                  <w:sdtContent>
                    <w:ins w:author="Cristiano" w:id="59" w:date="2025-11-16T19:47:00Z"/>
                    <w:sdt>
                      <w:sdtPr>
                        <w:id w:val="-680515144"/>
                        <w:tag w:val="goog_rdk_147"/>
                      </w:sdtPr>
                      <w:sdtContent>
                        <w:ins w:author="Cristiano" w:id="59" w:date="2025-11-16T19:47:00Z">
                          <w:r w:rsidDel="00000000" w:rsidR="00000000" w:rsidRPr="00000000">
                            <w:rPr>
                              <w:rtl w:val="0"/>
                              <w:rPrChange w:author="Cristiano" w:id="60" w:date="2025-11-16T19:47:00Z">
                                <w:rPr/>
                              </w:rPrChange>
                            </w:rPr>
                            <w:t xml:space="preserve">Prover competencias digitais</w:t>
                          </w:r>
                        </w:ins>
                      </w:sdtContent>
                    </w:sdt>
                    <w:ins w:author="Cristiano" w:id="59" w:date="2025-11-16T19:47:00Z"/>
                  </w:sdtContent>
                </w:sdt>
                <w:sdt>
                  <w:sdtPr>
                    <w:id w:val="-1376659671"/>
                    <w:tag w:val="goog_rdk_148"/>
                  </w:sdtPr>
                  <w:sdtContent>
                    <w:del w:author="Cristiano" w:id="59" w:date="2025-11-16T19:47:00Z"/>
                    <w:sdt>
                      <w:sdtPr>
                        <w:id w:val="-369263363"/>
                        <w:tag w:val="goog_rdk_149"/>
                      </w:sdtPr>
                      <w:sdtContent>
                        <w:del w:author="Cristiano" w:id="59" w:date="2025-11-16T19:47:00Z">
                          <w:r w:rsidDel="00000000" w:rsidR="00000000" w:rsidRPr="00000000">
                            <w:rPr>
                              <w:rtl w:val="0"/>
                              <w:rPrChange w:author="Cristiano" w:id="60" w:date="2025-11-16T19:47:00Z">
                                <w:rPr/>
                              </w:rPrChange>
                            </w:rPr>
                            <w:delText xml:space="preserve">Capacidade de converter aprendizado em prática, garantindo que as habilidades digitais sejam incorporadas aos processos e resultados operacionais.</w:delText>
                          </w:r>
                        </w:del>
                      </w:sdtContent>
                    </w:sdt>
                    <w:del w:author="Cristiano" w:id="59" w:date="2025-11-16T19:47:00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09885246"/>
        <w:tag w:val="goog_rdk_162"/>
      </w:sdtPr>
      <w:sdtContent>
        <w:tbl>
          <w:tblPr>
            <w:tblStyle w:val="Table2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ohh4sc452gsu" w:id="48"/>
                <w:bookmarkEnd w:id="48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woam6egvxuh4" w:id="49"/>
                <w:bookmarkEnd w:id="49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fe8xochiqcf6" w:id="50"/>
                <w:bookmarkEnd w:id="50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As capacitações digitais não possuem relação direta com as atividades práticas dos colaboradores.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Algumas competências digitais são aplicadas de forma pontual e sem acompanhamento sistemático.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Há registros digitais de aplicação prática, mas sem integração formal com a operação.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line="240" w:lineRule="auto"/>
                  <w:jc w:val="center"/>
                  <w:rPr/>
                </w:pPr>
                <w:sdt>
                  <w:sdtPr>
                    <w:id w:val="-1907836991"/>
                    <w:tag w:val="goog_rdk_152"/>
                  </w:sdtPr>
                  <w:sdtContent>
                    <w:ins w:author="Cristiano" w:id="61" w:date="2025-11-16T19:47:36Z"/>
                    <w:sdt>
                      <w:sdtPr>
                        <w:id w:val="-621034948"/>
                        <w:tag w:val="goog_rdk_153"/>
                      </w:sdtPr>
                      <w:sdtContent>
                        <w:ins w:author="Cristiano" w:id="61" w:date="2025-11-16T19:47:36Z">
                          <w:r w:rsidDel="00000000" w:rsidR="00000000" w:rsidRPr="00000000">
                            <w:rPr>
                              <w:rtl w:val="0"/>
                              <w:rPrChange w:author="Cristiano" w:id="62" w:date="2025-11-16T19:47:36Z">
                                <w:rPr/>
                              </w:rPrChange>
                            </w:rPr>
                            <w:t xml:space="preserve">O aprendizado digital é planejado e formalmente integrado para apoiar atividades e processos operacionais específicos, sendo um requisito do cargo.</w:t>
                          </w:r>
                        </w:ins>
                      </w:sdtContent>
                    </w:sdt>
                    <w:ins w:author="Cristiano" w:id="61" w:date="2025-11-16T19:47:36Z"/>
                  </w:sdtContent>
                </w:sdt>
                <w:sdt>
                  <w:sdtPr>
                    <w:id w:val="-962962668"/>
                    <w:tag w:val="goog_rdk_154"/>
                  </w:sdtPr>
                  <w:sdtContent>
                    <w:del w:author="Cristiano" w:id="61" w:date="2025-11-16T19:47:36Z"/>
                    <w:sdt>
                      <w:sdtPr>
                        <w:id w:val="-453386007"/>
                        <w:tag w:val="goog_rdk_155"/>
                      </w:sdtPr>
                      <w:sdtContent>
                        <w:del w:author="Cristiano" w:id="61" w:date="2025-11-16T19:47:36Z">
                          <w:r w:rsidDel="00000000" w:rsidR="00000000" w:rsidRPr="00000000">
                            <w:rPr>
                              <w:rtl w:val="0"/>
                              <w:rPrChange w:author="Cristiano" w:id="62" w:date="2025-11-16T19:47:36Z">
                                <w:rPr/>
                              </w:rPrChange>
                            </w:rPr>
                            <w:delText xml:space="preserve">O aprendizado digital é planejado para apoiar atividades e processos operacionais específicos.</w:delText>
                          </w:r>
                        </w:del>
                      </w:sdtContent>
                    </w:sdt>
                    <w:del w:author="Cristiano" w:id="61" w:date="2025-11-16T19:47:36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aplicação prática das competências é monitorada e utilizada como indicador de desempenho e melhoria.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operacionais e analíticos são usados para ajustar e otimizar programas de capacitação de forma contínua.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integração é completa: </w:t>
                </w:r>
                <w:sdt>
                  <w:sdtPr>
                    <w:id w:val="-829193393"/>
                    <w:tag w:val="goog_rdk_156"/>
                  </w:sdtPr>
                  <w:sdtContent>
                    <w:ins w:author="Cristiano" w:id="63" w:date="2025-11-16T19:48:13Z">
                      <w:r w:rsidDel="00000000" w:rsidR="00000000" w:rsidRPr="00000000">
                        <w:rPr>
                          <w:rtl w:val="0"/>
                        </w:rPr>
                        <w:t xml:space="preserve"> o processo de aprendizado está embutido nos sistemas de execução operacional </w:t>
                      </w:r>
                    </w:ins>
                  </w:sdtContent>
                </w:sdt>
                <w:sdt>
                  <w:sdtPr>
                    <w:id w:val="1047136036"/>
                    <w:tag w:val="goog_rdk_157"/>
                  </w:sdtPr>
                  <w:sdtContent>
                    <w:del w:author="Cristiano" w:id="63" w:date="2025-11-16T19:48:13Z">
                      <w:r w:rsidDel="00000000" w:rsidR="00000000" w:rsidRPr="00000000">
                        <w:rPr>
                          <w:rtl w:val="0"/>
                        </w:rPr>
                        <w:delText xml:space="preserve">sistemas de aprendizado e operação interagem em tempo real, </w:delText>
                      </w:r>
                    </w:del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com feedback automático e </w:t>
                </w:r>
                <w:sdt>
                  <w:sdtPr>
                    <w:id w:val="-985353986"/>
                    <w:tag w:val="goog_rdk_158"/>
                  </w:sdtPr>
                  <w:sdtContent>
                    <w:ins w:author="Cristiano" w:id="64" w:date="2025-11-16T19:48:37Z"/>
                    <w:sdt>
                      <w:sdtPr>
                        <w:id w:val="388086132"/>
                        <w:tag w:val="goog_rdk_159"/>
                      </w:sdtPr>
                      <w:sdtContent>
                        <w:ins w:author="Cristiano" w:id="64" w:date="2025-11-16T19:48:37Z">
                          <w:r w:rsidDel="00000000" w:rsidR="00000000" w:rsidRPr="00000000">
                            <w:rPr>
                              <w:rtl w:val="0"/>
                              <w:rPrChange w:author="Cristiano" w:id="65" w:date="2025-11-16T19:48:37Z">
                                <w:rPr/>
                              </w:rPrChange>
                            </w:rPr>
                            <w:t xml:space="preserve">ajuste contínuo das práticas.</w:t>
                          </w:r>
                        </w:ins>
                      </w:sdtContent>
                    </w:sdt>
                    <w:ins w:author="Cristiano" w:id="64" w:date="2025-11-16T19:48:37Z"/>
                  </w:sdtContent>
                </w:sdt>
                <w:sdt>
                  <w:sdtPr>
                    <w:id w:val="1456124009"/>
                    <w:tag w:val="goog_rdk_160"/>
                  </w:sdtPr>
                  <w:sdtContent>
                    <w:del w:author="Cristiano" w:id="64" w:date="2025-11-16T19:48:37Z"/>
                    <w:sdt>
                      <w:sdtPr>
                        <w:id w:val="-2055804483"/>
                        <w:tag w:val="goog_rdk_161"/>
                      </w:sdtPr>
                      <w:sdtContent>
                        <w:del w:author="Cristiano" w:id="64" w:date="2025-11-16T19:48:37Z">
                          <w:r w:rsidDel="00000000" w:rsidR="00000000" w:rsidRPr="00000000">
                            <w:rPr>
                              <w:rtl w:val="0"/>
                              <w:rPrChange w:author="Cristiano" w:id="65" w:date="2025-11-16T19:48:37Z">
                                <w:rPr/>
                              </w:rPrChange>
                            </w:rPr>
                            <w:delText xml:space="preserve">aprendizado contínuo embutido nos processos.</w:delText>
                          </w:r>
                        </w:del>
                      </w:sdtContent>
                    </w:sdt>
                    <w:del w:author="Cristiano" w:id="64" w:date="2025-11-16T19:48:37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98585883"/>
        <w:tag w:val="goog_rdk_167"/>
      </w:sdtPr>
      <w:sdtContent>
        <w:tbl>
          <w:tblPr>
            <w:tblStyle w:val="Table2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pStyle w:val="Heading2"/>
                  <w:widowControl w:val="0"/>
                  <w:rPr/>
                </w:pPr>
                <w:bookmarkStart w:colFirst="0" w:colLast="0" w:name="_heading=h.6l5t4vmoex2z" w:id="51"/>
                <w:bookmarkEnd w:id="51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181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de aplicação prática pós-capacitação.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Indicadores de desempenho antes e depois da formação digital.</w:t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integração entre sistemas de aprendizado (LMS) e sistemas operacionais (ERP, MES, IoT).</w:t>
                </w:r>
              </w:p>
              <w:p w:rsidR="00000000" w:rsidDel="00000000" w:rsidP="00000000" w:rsidRDefault="00000000" w:rsidRPr="00000000" w14:paraId="00000184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Planos de desenvolvimento individual vinculados a metas operacionais.</w:t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de feedback de líderes e colaboradores sobre uso das competências em campo.</w:t>
                  <w:br w:type="textWrapping"/>
                </w:r>
              </w:p>
              <w:p w:rsidR="00000000" w:rsidDel="00000000" w:rsidP="00000000" w:rsidRDefault="00000000" w:rsidRPr="00000000" w14:paraId="00000186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competências aplicadas na rotina operacional.</w:t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Índice de melhoria de produtividade pós-capacitação.</w:t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Tempo médio de incorporação de novas práticas digitais.</w:t>
                </w:r>
              </w:p>
              <w:p w:rsidR="00000000" w:rsidDel="00000000" w:rsidP="00000000" w:rsidRDefault="00000000" w:rsidRPr="00000000" w14:paraId="0000018A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processos otimizados a partir de aprendizado digital.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Correlação entre aprendizado e redução de erros ou retrabalho.</w:t>
                  <w:br w:type="textWrapping"/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Nenhuma aplicação prática das competências digitais.</w:t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Uso pontual e informal de novas habilidades.</w:t>
                </w:r>
              </w:p>
              <w:p w:rsidR="00000000" w:rsidDel="00000000" w:rsidP="00000000" w:rsidRDefault="00000000" w:rsidRPr="00000000" w14:paraId="0000018F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Registros digitais isolados de aplicação.</w:t>
                </w:r>
              </w:p>
              <w:p w:rsidR="00000000" w:rsidDel="00000000" w:rsidP="00000000" w:rsidRDefault="00000000" w:rsidRPr="00000000" w14:paraId="00000190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Alinhamento formal entre aprendizado e operação.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Monitoramento sistemático de resultados práticos.</w:t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sdt>
                  <w:sdtPr>
                    <w:id w:val="741966942"/>
                    <w:tag w:val="goog_rdk_163"/>
                  </w:sdtPr>
                  <w:sdtContent>
                    <w:ins w:author="Cristiano" w:id="66" w:date="2025-11-16T19:49:18Z"/>
                    <w:sdt>
                      <w:sdtPr>
                        <w:id w:val="-956241721"/>
                        <w:tag w:val="goog_rdk_164"/>
                      </w:sdtPr>
                      <w:sdtContent>
                        <w:ins w:author="Cristiano" w:id="66" w:date="2025-11-16T19:49:18Z">
                          <w:r w:rsidDel="00000000" w:rsidR="00000000" w:rsidRPr="00000000">
                            <w:rPr>
                              <w:rtl w:val="0"/>
                              <w:rPrChange w:author="Cristiano" w:id="67" w:date="2025-11-16T19:49:18Z">
                                <w:rPr/>
                              </w:rPrChange>
                            </w:rPr>
                            <w:t xml:space="preserve">Otimização algorítmica ou baseada em IA de programas de treinamento conforme dados operacionais. </w:t>
                          </w:r>
                        </w:ins>
                      </w:sdtContent>
                    </w:sdt>
                    <w:ins w:author="Cristiano" w:id="66" w:date="2025-11-16T19:49:18Z"/>
                  </w:sdtContent>
                </w:sdt>
                <w:sdt>
                  <w:sdtPr>
                    <w:id w:val="-2122032834"/>
                    <w:tag w:val="goog_rdk_165"/>
                  </w:sdtPr>
                  <w:sdtContent>
                    <w:del w:author="Cristiano" w:id="66" w:date="2025-11-16T19:49:18Z"/>
                    <w:sdt>
                      <w:sdtPr>
                        <w:id w:val="522010955"/>
                        <w:tag w:val="goog_rdk_166"/>
                      </w:sdtPr>
                      <w:sdtContent>
                        <w:del w:author="Cristiano" w:id="66" w:date="2025-11-16T19:49:18Z">
                          <w:r w:rsidDel="00000000" w:rsidR="00000000" w:rsidRPr="00000000">
                            <w:rPr>
                              <w:rtl w:val="0"/>
                              <w:rPrChange w:author="Cristiano" w:id="67" w:date="2025-11-16T19:49:18Z">
                                <w:rPr/>
                              </w:rPrChange>
                            </w:rPr>
                            <w:delText xml:space="preserve">Ajuste contínuo das capacitações com base em dados operacionais.</w:delText>
                          </w:r>
                        </w:del>
                      </w:sdtContent>
                    </w:sdt>
                    <w:del w:author="Cristiano" w:id="66" w:date="2025-11-16T19:49:18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Feedback em tempo real entre aprendizado e operação.</w:t>
                  <w:br w:type="textWrapping"/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gestores operacionais, RH e líderes técnicos.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Revisão de relatórios de integração de sistemas.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 em campo de práticas operacionais digitais.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Análise de métricas de desempenho pós-capacitação.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dt>
      <w:sdtPr>
        <w:id w:val="-1454669021"/>
        <w:tag w:val="goog_rdk_171"/>
      </w:sdtPr>
      <w:sdtContent>
        <w:p w:rsidR="00000000" w:rsidDel="00000000" w:rsidP="00000000" w:rsidRDefault="00000000" w:rsidRPr="00000000" w14:paraId="0000019D">
          <w:pPr>
            <w:pStyle w:val="Heading1"/>
            <w:ind w:left="0" w:firstLine="0"/>
            <w:rPr>
              <w:ins w:author="Cristiano" w:id="68" w:date="2025-11-16T19:49:28Z"/>
              <w:rPrChange w:author="Cristiano" w:id="69" w:date="2025-11-16T19:49:28Z">
                <w:rPr/>
              </w:rPrChange>
            </w:rPr>
          </w:pPr>
          <w:sdt>
            <w:sdtPr>
              <w:id w:val="2015636098"/>
              <w:tag w:val="goog_rdk_169"/>
            </w:sdtPr>
            <w:sdtContent>
              <w:ins w:author="Cristiano" w:id="68" w:date="2025-11-16T19:49:28Z">
                <w:r w:rsidDel="00000000" w:rsidR="00000000" w:rsidRPr="00000000">
                  <w:br w:type="page"/>
                </w:r>
              </w:ins>
              <w:sdt>
                <w:sdtPr>
                  <w:id w:val="309012415"/>
                  <w:tag w:val="goog_rdk_170"/>
                </w:sdtPr>
                <w:sdtContent>
                  <w:ins w:author="Cristiano" w:id="68" w:date="2025-11-16T19:49:28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68" w:date="2025-11-16T19:49:28Z">
                <w:bookmarkStart w:colFirst="0" w:colLast="0" w:name="_heading=h.58j84ai8ycse" w:id="52"/>
                <w:bookmarkEnd w:id="52"/>
              </w:ins>
            </w:sdtContent>
          </w:sdt>
        </w:p>
      </w:sdtContent>
    </w:sdt>
    <w:p w:rsidR="00000000" w:rsidDel="00000000" w:rsidP="00000000" w:rsidRDefault="00000000" w:rsidRPr="00000000" w14:paraId="0000019E">
      <w:pPr>
        <w:pStyle w:val="Heading1"/>
        <w:ind w:left="0" w:firstLine="0"/>
        <w:rPr/>
      </w:pPr>
      <w:bookmarkStart w:colFirst="0" w:colLast="0" w:name="_heading=h.1t50t43wxm9h" w:id="53"/>
      <w:bookmarkEnd w:id="53"/>
      <w:r w:rsidDel="00000000" w:rsidR="00000000" w:rsidRPr="00000000">
        <w:rPr>
          <w:rtl w:val="0"/>
        </w:rPr>
        <w:t xml:space="preserve">Questão 8 – Aprendizagem organizacional baseada em dados</w:t>
      </w:r>
    </w:p>
    <w:sdt>
      <w:sdtPr>
        <w:lock w:val="contentLocked"/>
        <w:id w:val="-1157808709"/>
        <w:tag w:val="goog_rdk_179"/>
      </w:sdtPr>
      <w:sdtContent>
        <w:tbl>
          <w:tblPr>
            <w:tblStyle w:val="Table2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 que medida a organização utiliza dados e análises (learning analytics) para personalizar treinamentos, prever lacunas de competência e ajustar seus programas de capacitação?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el5uk8w98hrl" w:id="54"/>
                <w:bookmarkEnd w:id="54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0" w:line="240" w:lineRule="auto"/>
                  <w:jc w:val="left"/>
                  <w:rPr/>
                </w:pPr>
                <w:sdt>
                  <w:sdtPr>
                    <w:id w:val="762513937"/>
                    <w:tag w:val="goog_rdk_173"/>
                  </w:sdtPr>
                  <w:sdtContent>
                    <w:ins w:author="Cristiano" w:id="70" w:date="2025-11-16T19:49:35Z"/>
                    <w:sdt>
                      <w:sdtPr>
                        <w:id w:val="-367844965"/>
                        <w:tag w:val="goog_rdk_174"/>
                      </w:sdtPr>
                      <w:sdtContent>
                        <w:ins w:author="Cristiano" w:id="70" w:date="2025-11-16T19:49:35Z">
                          <w:r w:rsidDel="00000000" w:rsidR="00000000" w:rsidRPr="00000000">
                            <w:rPr>
                              <w:rtl w:val="0"/>
                              <w:rPrChange w:author="Cristiano" w:id="71" w:date="2025-11-16T19:49:35Z">
                                <w:rPr/>
                              </w:rPrChange>
                            </w:rPr>
                            <w:t xml:space="preserve">Prover </w:t>
                          </w:r>
                        </w:ins>
                      </w:sdtContent>
                    </w:sdt>
                    <w:ins w:author="Cristiano" w:id="70" w:date="2025-11-16T19:49:35Z">
                      <w:sdt>
                        <w:sdtPr>
                          <w:id w:val="-127867815"/>
                          <w:tag w:val="goog_rdk_175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71" w:date="2025-11-16T19:49:35Z">
                                <w:rPr/>
                              </w:rPrChange>
                            </w:rPr>
                            <w:t xml:space="preserve">competências</w:t>
                          </w:r>
                        </w:sdtContent>
                      </w:sdt>
                      <w:sdt>
                        <w:sdtPr>
                          <w:id w:val="-1177166943"/>
                          <w:tag w:val="goog_rdk_176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71" w:date="2025-11-16T19:49:35Z">
                                <w:rPr/>
                              </w:rPrChange>
                            </w:rPr>
                            <w:t xml:space="preserve"> digitais</w:t>
                          </w:r>
                        </w:sdtContent>
                      </w:sdt>
                    </w:ins>
                  </w:sdtContent>
                </w:sdt>
                <w:sdt>
                  <w:sdtPr>
                    <w:id w:val="-1777018782"/>
                    <w:tag w:val="goog_rdk_177"/>
                  </w:sdtPr>
                  <w:sdtContent>
                    <w:del w:author="Cristiano" w:id="70" w:date="2025-11-16T19:49:35Z"/>
                    <w:sdt>
                      <w:sdtPr>
                        <w:id w:val="-531289929"/>
                        <w:tag w:val="goog_rdk_178"/>
                      </w:sdtPr>
                      <w:sdtContent>
                        <w:del w:author="Cristiano" w:id="70" w:date="2025-11-16T19:49:35Z">
                          <w:r w:rsidDel="00000000" w:rsidR="00000000" w:rsidRPr="00000000">
                            <w:rPr>
                              <w:rtl w:val="0"/>
                              <w:rPrChange w:author="Cristiano" w:id="71" w:date="2025-11-16T19:49:35Z">
                                <w:rPr/>
                              </w:rPrChange>
                            </w:rPr>
                            <w:delText xml:space="preserve">Capacidade de coletar, interpretar e aplicar dados de aprendizado e desempenho para orientar decisões estratégicas e operacionais no desenvolvimento da força de trabalho digital.</w:delText>
                          </w:r>
                        </w:del>
                      </w:sdtContent>
                    </w:sdt>
                    <w:del w:author="Cristiano" w:id="70" w:date="2025-11-16T19:49:35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55016480"/>
        <w:tag w:val="goog_rdk_181"/>
      </w:sdtPr>
      <w:sdtContent>
        <w:tbl>
          <w:tblPr>
            <w:tblStyle w:val="Table2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qqf8w1holp2z" w:id="55"/>
                <w:bookmarkEnd w:id="55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iav54skwdjwo" w:id="56"/>
                <w:bookmarkEnd w:id="56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lv8phkiqpxb6" w:id="57"/>
                <w:bookmarkEnd w:id="57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há coleta ou uso de dados para avaliar o aprendizado.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básicos de participação ou satisfação são coletados, mas não analisados sistematicamente.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aprendizado são armazenados em sistemas digitais, porém usados apenas para registro.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Há análise regular de dados de aprendizado e desempenho, utilizada para revisão de programas.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Métricas e dashboards analíticos são empregados para identificar lacunas e direcionar capacitações.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Modelos analíticos e algoritmos preveem necessidades futuras de aprendizado e desempenho</w:t>
                </w:r>
                <w:sdt>
                  <w:sdtPr>
                    <w:id w:val="1475699305"/>
                    <w:tag w:val="goog_rdk_180"/>
                  </w:sdtPr>
                  <w:sdtContent>
                    <w:ins w:author="Cristiano" w:id="72" w:date="2025-11-16T19:50:32Z">
                      <w:r w:rsidDel="00000000" w:rsidR="00000000" w:rsidRPr="00000000">
                        <w:rPr>
                          <w:rtl w:val="0"/>
                        </w:rPr>
                        <w:t xml:space="preserve">, suportando decisões proativas</w:t>
                      </w:r>
                    </w:ins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sistema de aprendizado utiliza IA e automação para ajustar conteúdos, métodos e recomendações em tempo real, com base em dados individuais e coletivos.</w:t>
                </w:r>
              </w:p>
            </w:tc>
          </w:tr>
        </w:tbl>
      </w:sdtContent>
    </w:sdt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93636808"/>
        <w:tag w:val="goog_rdk_186"/>
      </w:sdtPr>
      <w:sdtContent>
        <w:tbl>
          <w:tblPr>
            <w:tblStyle w:val="Table2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pStyle w:val="Heading2"/>
                  <w:widowControl w:val="0"/>
                  <w:rPr/>
                </w:pPr>
                <w:bookmarkStart w:colFirst="0" w:colLast="0" w:name="_heading=h.p5ouun53kyv0" w:id="58"/>
                <w:bookmarkEnd w:id="58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de analytics de plataformas LMS ou LXP.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Dashboards de desempenho e engajamento em aprendizado.</w:t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Documentação de uso de algoritmos ou modelos preditivos.</w:t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de personalização automática de conteúdos.</w:t>
                </w:r>
              </w:p>
              <w:sdt>
                <w:sdtPr>
                  <w:id w:val="-1578865027"/>
                  <w:tag w:val="goog_rdk_183"/>
                </w:sdtPr>
                <w:sdtContent>
                  <w:p w:rsidR="00000000" w:rsidDel="00000000" w:rsidP="00000000" w:rsidRDefault="00000000" w:rsidRPr="00000000" w14:paraId="000001BD">
                    <w:pPr>
                      <w:widowControl w:val="0"/>
                      <w:numPr>
                        <w:ilvl w:val="0"/>
                        <w:numId w:val="2"/>
                      </w:numPr>
                      <w:spacing w:after="240" w:before="240" w:line="240" w:lineRule="auto"/>
                      <w:ind w:left="720" w:hanging="360"/>
                      <w:jc w:val="left"/>
                      <w:rPr>
                        <w:ins w:author="Cristiano" w:id="73" w:date="2025-11-16T19:50:55Z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Planos de governança de dados de aprendizado e privacidade.</w:t>
                    </w:r>
                    <w:sdt>
                      <w:sdtPr>
                        <w:id w:val="-1482277449"/>
                        <w:tag w:val="goog_rdk_182"/>
                      </w:sdtPr>
                      <w:sdtContent>
                        <w:ins w:author="Cristiano" w:id="73" w:date="2025-11-16T19:50:55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  <w:p w:rsidR="00000000" w:rsidDel="00000000" w:rsidP="00000000" w:rsidRDefault="00000000" w:rsidRPr="00000000" w14:paraId="000001BE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sdt>
                  <w:sdtPr>
                    <w:id w:val="16854441"/>
                    <w:tag w:val="goog_rdk_184"/>
                  </w:sdtPr>
                  <w:sdtContent>
                    <w:ins w:author="Cristiano" w:id="73" w:date="2025-11-16T19:50:55Z"/>
                    <w:sdt>
                      <w:sdtPr>
                        <w:id w:val="-1427872825"/>
                        <w:tag w:val="goog_rdk_185"/>
                      </w:sdtPr>
                      <w:sdtContent>
                        <w:ins w:author="Cristiano" w:id="73" w:date="2025-11-16T19:50:55Z">
                          <w:r w:rsidDel="00000000" w:rsidR="00000000" w:rsidRPr="00000000">
                            <w:rPr>
                              <w:rtl w:val="0"/>
                              <w:rPrChange w:author="Cristiano" w:id="74" w:date="2025-11-16T19:50:55Z">
                                <w:rPr/>
                              </w:rPrChange>
                            </w:rPr>
                            <w:t xml:space="preserve">Modelo de governança e ética de dados de aprendizado (Learning Data Governance)</w:t>
                          </w:r>
                        </w:ins>
                      </w:sdtContent>
                    </w:sdt>
                    <w:ins w:author="Cristiano" w:id="73" w:date="2025-11-16T19:50:55Z"/>
                  </w:sdtContent>
                </w:sdt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decisões de aprendizado baseadas em dados.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Tempo médio entre coleta de dados e ação corretiva no programa.</w:t>
                </w:r>
              </w:p>
              <w:p w:rsidR="00000000" w:rsidDel="00000000" w:rsidP="00000000" w:rsidRDefault="00000000" w:rsidRPr="00000000" w14:paraId="000001C2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Precisão das previsões de lacunas de competência.</w:t>
                </w:r>
              </w:p>
              <w:p w:rsidR="00000000" w:rsidDel="00000000" w:rsidP="00000000" w:rsidRDefault="00000000" w:rsidRPr="00000000" w14:paraId="000001C3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Grau de personalização dos conteúdos de treinamento.</w:t>
                </w:r>
              </w:p>
              <w:p w:rsidR="00000000" w:rsidDel="00000000" w:rsidP="00000000" w:rsidRDefault="00000000" w:rsidRPr="00000000" w14:paraId="000001C4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Engajamento e desempenho pós-personalização.</w:t>
                </w:r>
              </w:p>
              <w:p w:rsidR="00000000" w:rsidDel="00000000" w:rsidP="00000000" w:rsidRDefault="00000000" w:rsidRPr="00000000" w14:paraId="000001C5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Ausência de coleta de dados.</w:t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Coleta pontual, sem análise.</w:t>
                </w:r>
              </w:p>
              <w:p w:rsidR="00000000" w:rsidDel="00000000" w:rsidP="00000000" w:rsidRDefault="00000000" w:rsidRPr="00000000" w14:paraId="000001C8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Dados digitais armazenados, sem uso prático.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Análise periódica e ajustes pontuais.</w:t>
                </w:r>
              </w:p>
              <w:p w:rsidR="00000000" w:rsidDel="00000000" w:rsidP="00000000" w:rsidRDefault="00000000" w:rsidRPr="00000000" w14:paraId="000001CA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Dashboards e relatórios diagnósticos ativos.</w:t>
                </w:r>
              </w:p>
              <w:p w:rsidR="00000000" w:rsidDel="00000000" w:rsidP="00000000" w:rsidRDefault="00000000" w:rsidRPr="00000000" w14:paraId="000001CB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Previsões de aprendizado com base em IA.</w:t>
                </w:r>
              </w:p>
              <w:p w:rsidR="00000000" w:rsidDel="00000000" w:rsidP="00000000" w:rsidRDefault="00000000" w:rsidRPr="00000000" w14:paraId="000001CC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Personalização automática e aprendizado adaptativo.</w:t>
                  <w:br w:type="textWrapping"/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1CE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gestores de RH, TI e líderes de capacitação.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Revisão de relatórios de analytics e dashboards de aprendizado.</w:t>
                </w:r>
              </w:p>
              <w:p w:rsidR="00000000" w:rsidDel="00000000" w:rsidP="00000000" w:rsidRDefault="00000000" w:rsidRPr="00000000" w14:paraId="000001D0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Verificação da existência de políticas de governança de dados educacionais.</w:t>
                </w:r>
              </w:p>
              <w:p w:rsidR="00000000" w:rsidDel="00000000" w:rsidP="00000000" w:rsidRDefault="00000000" w:rsidRPr="00000000" w14:paraId="000001D1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 de recomendações automatizadas em plataformas de aprendizado.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dt>
      <w:sdtPr>
        <w:id w:val="1592508198"/>
        <w:tag w:val="goog_rdk_190"/>
      </w:sdtPr>
      <w:sdtContent>
        <w:p w:rsidR="00000000" w:rsidDel="00000000" w:rsidP="00000000" w:rsidRDefault="00000000" w:rsidRPr="00000000" w14:paraId="000001D5">
          <w:pPr>
            <w:pStyle w:val="Heading1"/>
            <w:ind w:left="0" w:firstLine="0"/>
            <w:rPr>
              <w:ins w:author="Cristiano" w:id="75" w:date="2025-11-16T19:51:05Z"/>
              <w:rPrChange w:author="Cristiano" w:id="76" w:date="2025-11-16T19:51:05Z">
                <w:rPr/>
              </w:rPrChange>
            </w:rPr>
          </w:pPr>
          <w:sdt>
            <w:sdtPr>
              <w:id w:val="-1647960845"/>
              <w:tag w:val="goog_rdk_188"/>
            </w:sdtPr>
            <w:sdtContent>
              <w:ins w:author="Cristiano" w:id="75" w:date="2025-11-16T19:51:05Z">
                <w:r w:rsidDel="00000000" w:rsidR="00000000" w:rsidRPr="00000000">
                  <w:br w:type="page"/>
                </w:r>
              </w:ins>
              <w:sdt>
                <w:sdtPr>
                  <w:id w:val="-676139136"/>
                  <w:tag w:val="goog_rdk_189"/>
                </w:sdtPr>
                <w:sdtContent>
                  <w:ins w:author="Cristiano" w:id="75" w:date="2025-11-16T19:51:05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75" w:date="2025-11-16T19:51:05Z">
                <w:bookmarkStart w:colFirst="0" w:colLast="0" w:name="_heading=h.af48htiom7qk" w:id="59"/>
                <w:bookmarkEnd w:id="59"/>
              </w:ins>
            </w:sdtContent>
          </w:sdt>
        </w:p>
      </w:sdtContent>
    </w:sdt>
    <w:p w:rsidR="00000000" w:rsidDel="00000000" w:rsidP="00000000" w:rsidRDefault="00000000" w:rsidRPr="00000000" w14:paraId="000001D6">
      <w:pPr>
        <w:pStyle w:val="Heading1"/>
        <w:ind w:left="0" w:firstLine="0"/>
        <w:rPr/>
      </w:pPr>
      <w:bookmarkStart w:colFirst="0" w:colLast="0" w:name="_heading=h.dyxunok1eq15" w:id="60"/>
      <w:bookmarkEnd w:id="60"/>
      <w:r w:rsidDel="00000000" w:rsidR="00000000" w:rsidRPr="00000000">
        <w:rPr>
          <w:rtl w:val="0"/>
        </w:rPr>
        <w:t xml:space="preserve">Questão 9 – Resiliência e adaptabilidade digital da força de trabalho</w:t>
      </w:r>
    </w:p>
    <w:sdt>
      <w:sdtPr>
        <w:lock w:val="contentLocked"/>
        <w:id w:val="1820756400"/>
        <w:tag w:val="goog_rdk_196"/>
      </w:sdtPr>
      <w:sdtContent>
        <w:tbl>
          <w:tblPr>
            <w:tblStyle w:val="Table2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Até que ponto os colaboradores estão preparados para se adaptar a novas tecnologias, processos digitais e mudanças contínuas no ambiente de trabalho?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c0ualedgfhte" w:id="61"/>
                <w:bookmarkEnd w:id="61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jc w:val="left"/>
                  <w:rPr/>
                </w:pPr>
                <w:sdt>
                  <w:sdtPr>
                    <w:id w:val="820027403"/>
                    <w:tag w:val="goog_rdk_192"/>
                  </w:sdtPr>
                  <w:sdtContent>
                    <w:ins w:author="Cristiano" w:id="77" w:date="2025-11-16T19:51:20Z"/>
                    <w:sdt>
                      <w:sdtPr>
                        <w:id w:val="-2124096748"/>
                        <w:tag w:val="goog_rdk_193"/>
                      </w:sdtPr>
                      <w:sdtContent>
                        <w:ins w:author="Cristiano" w:id="77" w:date="2025-11-16T19:51:20Z">
                          <w:r w:rsidDel="00000000" w:rsidR="00000000" w:rsidRPr="00000000">
                            <w:rPr>
                              <w:rtl w:val="0"/>
                              <w:rPrChange w:author="Cristiano" w:id="78" w:date="2025-11-16T19:51:20Z">
                                <w:rPr/>
                              </w:rPrChange>
                            </w:rPr>
                            <w:t xml:space="preserve">Prover competencias digitais</w:t>
                          </w:r>
                        </w:ins>
                      </w:sdtContent>
                    </w:sdt>
                    <w:ins w:author="Cristiano" w:id="77" w:date="2025-11-16T19:51:20Z"/>
                  </w:sdtContent>
                </w:sdt>
                <w:sdt>
                  <w:sdtPr>
                    <w:id w:val="859575426"/>
                    <w:tag w:val="goog_rdk_194"/>
                  </w:sdtPr>
                  <w:sdtContent>
                    <w:del w:author="Cristiano" w:id="77" w:date="2025-11-16T19:51:20Z"/>
                    <w:sdt>
                      <w:sdtPr>
                        <w:id w:val="-1335863061"/>
                        <w:tag w:val="goog_rdk_195"/>
                      </w:sdtPr>
                      <w:sdtContent>
                        <w:del w:author="Cristiano" w:id="77" w:date="2025-11-16T19:51:20Z">
                          <w:r w:rsidDel="00000000" w:rsidR="00000000" w:rsidRPr="00000000">
                            <w:rPr>
                              <w:rtl w:val="0"/>
                              <w:rPrChange w:author="Cristiano" w:id="78" w:date="2025-11-16T19:51:20Z">
                                <w:rPr/>
                              </w:rPrChange>
                            </w:rPr>
                            <w:delText xml:space="preserve">Nível de preparação, flexibilidade e resposta da força de trabalho às transformações digitais, medido pela capacidade de aprender, reaprender e aplicar novas competências rapidamente.</w:delText>
                          </w:r>
                        </w:del>
                      </w:sdtContent>
                    </w:sdt>
                    <w:del w:author="Cristiano" w:id="77" w:date="2025-11-16T19:51:20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78532216"/>
        <w:tag w:val="goog_rdk_206"/>
      </w:sdtPr>
      <w:sdtContent>
        <w:tbl>
          <w:tblPr>
            <w:tblStyle w:val="Table3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j4jfwf1d3lx4" w:id="62"/>
                <w:bookmarkEnd w:id="62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qtxwoxi9fqql" w:id="63"/>
                <w:bookmarkEnd w:id="63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m98liiubuxk" w:id="64"/>
                <w:bookmarkEnd w:id="64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Os colaboradores resistem às mudanças tecnológicas e não há ações formais de adaptação digital.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Existem treinamentos pontuais para novas ferramentas, mas sem acompanhamento sistemático.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organização oferece conteúdos digitais sobre novas tecnologias, sem planos estruturados de adaptação.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after="0" w:line="240" w:lineRule="auto"/>
                  <w:jc w:val="center"/>
                  <w:rPr/>
                </w:pPr>
                <w:sdt>
                  <w:sdtPr>
                    <w:id w:val="-411277767"/>
                    <w:tag w:val="goog_rdk_198"/>
                  </w:sdtPr>
                  <w:sdtContent>
                    <w:ins w:author="Cristiano" w:id="79" w:date="2025-11-16T19:51:46Z"/>
                    <w:sdt>
                      <w:sdtPr>
                        <w:id w:val="1627917853"/>
                        <w:tag w:val="goog_rdk_199"/>
                      </w:sdtPr>
                      <w:sdtContent>
                        <w:ins w:author="Cristiano" w:id="79" w:date="2025-11-16T19:51:46Z">
                          <w:r w:rsidDel="00000000" w:rsidR="00000000" w:rsidRPr="00000000">
                            <w:rPr>
                              <w:rtl w:val="0"/>
                              <w:rPrChange w:author="Cristiano" w:id="80" w:date="2025-11-16T19:51:46Z">
                                <w:rPr/>
                              </w:rPrChange>
                            </w:rPr>
                            <w:t xml:space="preserve">Há programas formais e contínuos de atualização e requalificação digital (reskilling/upskilling), vinculados a planos de sucessão e mudanças tecnológicas esperadas.</w:t>
                          </w:r>
                        </w:ins>
                      </w:sdtContent>
                    </w:sdt>
                    <w:ins w:author="Cristiano" w:id="79" w:date="2025-11-16T19:51:46Z"/>
                  </w:sdtContent>
                </w:sdt>
                <w:sdt>
                  <w:sdtPr>
                    <w:id w:val="-299249466"/>
                    <w:tag w:val="goog_rdk_200"/>
                  </w:sdtPr>
                  <w:sdtContent>
                    <w:del w:author="Cristiano" w:id="79" w:date="2025-11-16T19:51:46Z"/>
                    <w:sdt>
                      <w:sdtPr>
                        <w:id w:val="304225376"/>
                        <w:tag w:val="goog_rdk_201"/>
                      </w:sdtPr>
                      <w:sdtContent>
                        <w:del w:author="Cristiano" w:id="79" w:date="2025-11-16T19:51:46Z">
                          <w:r w:rsidDel="00000000" w:rsidR="00000000" w:rsidRPr="00000000">
                            <w:rPr>
                              <w:rtl w:val="0"/>
                              <w:rPrChange w:author="Cristiano" w:id="80" w:date="2025-11-16T19:51:46Z">
                                <w:rPr/>
                              </w:rPrChange>
                            </w:rPr>
                            <w:delText xml:space="preserve">Há programas regulares de atualização e requalificação digital (reskilling/upskilling).</w:delText>
                          </w:r>
                        </w:del>
                      </w:sdtContent>
                    </w:sdt>
                    <w:del w:author="Cristiano" w:id="79" w:date="2025-11-16T19:51:46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resiliência digital é monitorada e avaliada por indicadores de engajamento e desempenho em contextos de mudança.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Ferramentas analíticas e dados de desempenho são usados para prever lacunas de adaptação e preparar respostas antecipadas.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organização possui uma </w:t>
                </w:r>
                <w:sdt>
                  <w:sdtPr>
                    <w:id w:val="-1222090117"/>
                    <w:tag w:val="goog_rdk_202"/>
                  </w:sdtPr>
                  <w:sdtContent>
                    <w:ins w:author="Cristiano" w:id="81" w:date="2025-11-16T19:52:32Z"/>
                    <w:sdt>
                      <w:sdtPr>
                        <w:id w:val="1067798500"/>
                        <w:tag w:val="goog_rdk_203"/>
                      </w:sdtPr>
                      <w:sdtContent>
                        <w:ins w:author="Cristiano" w:id="81" w:date="2025-11-16T19:52:32Z">
                          <w:r w:rsidDel="00000000" w:rsidR="00000000" w:rsidRPr="00000000">
                            <w:rPr>
                              <w:rtl w:val="0"/>
                              <w:rPrChange w:author="Cristiano" w:id="82" w:date="2025-11-16T19:52:32Z">
                                <w:rPr/>
                              </w:rPrChange>
                            </w:rPr>
                            <w:t xml:space="preserve">cultura de adaptabilidade intrínseca, em que os colaboradores modelam a mudança e o aprendizado contínuo é apoiado por sistemas inteligentes e processos orgânicos.</w:t>
                          </w:r>
                        </w:ins>
                      </w:sdtContent>
                    </w:sdt>
                    <w:ins w:author="Cristiano" w:id="81" w:date="2025-11-16T19:52:32Z"/>
                  </w:sdtContent>
                </w:sdt>
                <w:sdt>
                  <w:sdtPr>
                    <w:id w:val="1818899569"/>
                    <w:tag w:val="goog_rdk_204"/>
                  </w:sdtPr>
                  <w:sdtContent>
                    <w:del w:author="Cristiano" w:id="81" w:date="2025-11-16T19:52:32Z"/>
                    <w:sdt>
                      <w:sdtPr>
                        <w:id w:val="1685939503"/>
                        <w:tag w:val="goog_rdk_205"/>
                      </w:sdtPr>
                      <w:sdtContent>
                        <w:del w:author="Cristiano" w:id="81" w:date="2025-11-16T19:52:32Z">
                          <w:r w:rsidDel="00000000" w:rsidR="00000000" w:rsidRPr="00000000">
                            <w:rPr>
                              <w:rtl w:val="0"/>
                              <w:rPrChange w:author="Cristiano" w:id="82" w:date="2025-11-16T19:52:32Z">
                                <w:rPr/>
                              </w:rPrChange>
                            </w:rPr>
                            <w:delText xml:space="preserve">cultura autossustentável de aprendizado e adaptação digital contínua, com apoio de sistemas inteligentes e feedback em tempo real.</w:delText>
                          </w:r>
                        </w:del>
                      </w:sdtContent>
                    </w:sdt>
                    <w:del w:author="Cristiano" w:id="81" w:date="2025-11-16T19:52:32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89270594"/>
        <w:tag w:val="goog_rdk_207"/>
      </w:sdtPr>
      <w:sdtContent>
        <w:tbl>
          <w:tblPr>
            <w:tblStyle w:val="Table3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pStyle w:val="Heading2"/>
                  <w:widowControl w:val="0"/>
                  <w:rPr/>
                </w:pPr>
                <w:bookmarkStart w:colFirst="0" w:colLast="0" w:name="_heading=h.r5ab40zgyi25" w:id="65"/>
                <w:bookmarkEnd w:id="65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Programas de reskilling e upskilling registrados em RH.</w:t>
                </w:r>
              </w:p>
              <w:p w:rsidR="00000000" w:rsidDel="00000000" w:rsidP="00000000" w:rsidRDefault="00000000" w:rsidRPr="00000000" w14:paraId="000001F2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de engajamento e desempenho em adoção tecnológica.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Indicadores de participação em capacitações emergenciais.</w:t>
                </w:r>
              </w:p>
              <w:p w:rsidR="00000000" w:rsidDel="00000000" w:rsidP="00000000" w:rsidRDefault="00000000" w:rsidRPr="00000000" w14:paraId="000001F4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Políticas de mudança organizacional e suporte à inovação.</w:t>
                </w:r>
              </w:p>
              <w:p w:rsidR="00000000" w:rsidDel="00000000" w:rsidP="00000000" w:rsidRDefault="00000000" w:rsidRPr="00000000" w14:paraId="000001F5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Pesquisas internas sobre cultura e adaptação digital.</w:t>
                  <w:br w:type="textWrapping"/>
                </w:r>
              </w:p>
              <w:p w:rsidR="00000000" w:rsidDel="00000000" w:rsidP="00000000" w:rsidRDefault="00000000" w:rsidRPr="00000000" w14:paraId="000001F6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1F7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colaboradores requalificados em novas tecnologias.</w:t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Tempo médio de adaptação a novas ferramentas ou processos.</w:t>
                </w:r>
              </w:p>
              <w:p w:rsidR="00000000" w:rsidDel="00000000" w:rsidP="00000000" w:rsidRDefault="00000000" w:rsidRPr="00000000" w14:paraId="000001F9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Índice de engajamento digital.</w:t>
                </w:r>
              </w:p>
              <w:p w:rsidR="00000000" w:rsidDel="00000000" w:rsidP="00000000" w:rsidRDefault="00000000" w:rsidRPr="00000000" w14:paraId="000001FA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Taxa de sucesso de implementações tecnológicas (adoção efetiva).</w:t>
                </w:r>
              </w:p>
              <w:p w:rsidR="00000000" w:rsidDel="00000000" w:rsidP="00000000" w:rsidRDefault="00000000" w:rsidRPr="00000000" w14:paraId="000001FB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Nível de prontidão digital por área ou função.</w:t>
                  <w:br w:type="textWrapping"/>
                </w:r>
              </w:p>
              <w:p w:rsidR="00000000" w:rsidDel="00000000" w:rsidP="00000000" w:rsidRDefault="00000000" w:rsidRPr="00000000" w14:paraId="000001FC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1FD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Resistência generalizada à mudança.</w:t>
                </w:r>
              </w:p>
              <w:p w:rsidR="00000000" w:rsidDel="00000000" w:rsidP="00000000" w:rsidRDefault="00000000" w:rsidRPr="00000000" w14:paraId="000001FE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Treinamentos pontuais e reativos.</w:t>
                </w:r>
              </w:p>
              <w:p w:rsidR="00000000" w:rsidDel="00000000" w:rsidP="00000000" w:rsidRDefault="00000000" w:rsidRPr="00000000" w14:paraId="000001FF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Capacitações digitais básicas.</w:t>
                </w:r>
              </w:p>
              <w:p w:rsidR="00000000" w:rsidDel="00000000" w:rsidP="00000000" w:rsidRDefault="00000000" w:rsidRPr="00000000" w14:paraId="00000200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Programas estruturados e regulares de atualização.</w:t>
                </w:r>
              </w:p>
              <w:p w:rsidR="00000000" w:rsidDel="00000000" w:rsidP="00000000" w:rsidRDefault="00000000" w:rsidRPr="00000000" w14:paraId="00000201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Avaliação e métricas de adaptação.</w:t>
                </w:r>
              </w:p>
              <w:p w:rsidR="00000000" w:rsidDel="00000000" w:rsidP="00000000" w:rsidRDefault="00000000" w:rsidRPr="00000000" w14:paraId="00000202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Ações preditivas com base em dados de engajamento.</w:t>
                </w:r>
              </w:p>
              <w:p w:rsidR="00000000" w:rsidDel="00000000" w:rsidP="00000000" w:rsidRDefault="00000000" w:rsidRPr="00000000" w14:paraId="00000203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Cultura adaptativa e aprendizado contínuo automatizado.</w:t>
                  <w:br w:type="textWrapping"/>
                </w:r>
              </w:p>
              <w:p w:rsidR="00000000" w:rsidDel="00000000" w:rsidP="00000000" w:rsidRDefault="00000000" w:rsidRPr="00000000" w14:paraId="00000204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205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gestores de RH, inovação e líderes de equipe.</w:t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Revisão de relatórios de resiliência e readiness digital.</w:t>
                </w:r>
              </w:p>
              <w:p w:rsidR="00000000" w:rsidDel="00000000" w:rsidP="00000000" w:rsidRDefault="00000000" w:rsidRPr="00000000" w14:paraId="00000207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Análise de indicadores de adoção tecnológica.</w:t>
                </w:r>
              </w:p>
              <w:p w:rsidR="00000000" w:rsidDel="00000000" w:rsidP="00000000" w:rsidRDefault="00000000" w:rsidRPr="00000000" w14:paraId="00000208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 de práticas de aprendizado e colaboração digital.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dt>
      <w:sdtPr>
        <w:id w:val="1900494853"/>
        <w:tag w:val="goog_rdk_211"/>
      </w:sdtPr>
      <w:sdtContent>
        <w:p w:rsidR="00000000" w:rsidDel="00000000" w:rsidP="00000000" w:rsidRDefault="00000000" w:rsidRPr="00000000" w14:paraId="0000020D">
          <w:pPr>
            <w:pStyle w:val="Heading1"/>
            <w:ind w:left="0" w:firstLine="0"/>
            <w:rPr>
              <w:ins w:author="Cristiano" w:id="83" w:date="2025-11-16T19:52:59Z"/>
              <w:rPrChange w:author="Cristiano" w:id="84" w:date="2025-11-16T19:52:59Z">
                <w:rPr/>
              </w:rPrChange>
            </w:rPr>
          </w:pPr>
          <w:sdt>
            <w:sdtPr>
              <w:id w:val="821484269"/>
              <w:tag w:val="goog_rdk_209"/>
            </w:sdtPr>
            <w:sdtContent>
              <w:ins w:author="Cristiano" w:id="83" w:date="2025-11-16T19:52:59Z">
                <w:r w:rsidDel="00000000" w:rsidR="00000000" w:rsidRPr="00000000">
                  <w:br w:type="page"/>
                </w:r>
              </w:ins>
              <w:sdt>
                <w:sdtPr>
                  <w:id w:val="-1245896653"/>
                  <w:tag w:val="goog_rdk_210"/>
                </w:sdtPr>
                <w:sdtContent>
                  <w:ins w:author="Cristiano" w:id="83" w:date="2025-11-16T19:52:59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83" w:date="2025-11-16T19:52:59Z">
                <w:bookmarkStart w:colFirst="0" w:colLast="0" w:name="_heading=h.q8z7yx8ua0a9" w:id="66"/>
                <w:bookmarkEnd w:id="66"/>
              </w:ins>
            </w:sdtContent>
          </w:sdt>
        </w:p>
      </w:sdtContent>
    </w:sdt>
    <w:p w:rsidR="00000000" w:rsidDel="00000000" w:rsidP="00000000" w:rsidRDefault="00000000" w:rsidRPr="00000000" w14:paraId="0000020E">
      <w:pPr>
        <w:pStyle w:val="Heading1"/>
        <w:ind w:left="0" w:firstLine="0"/>
        <w:rPr/>
      </w:pPr>
      <w:bookmarkStart w:colFirst="0" w:colLast="0" w:name="_heading=h.egckwq6znqy1" w:id="67"/>
      <w:bookmarkEnd w:id="67"/>
      <w:r w:rsidDel="00000000" w:rsidR="00000000" w:rsidRPr="00000000">
        <w:rPr>
          <w:rtl w:val="0"/>
        </w:rPr>
        <w:t xml:space="preserve">Questão 10 – Parcerias e ecossistema de aprendizagem digital</w:t>
      </w:r>
    </w:p>
    <w:sdt>
      <w:sdtPr>
        <w:lock w:val="contentLocked"/>
        <w:id w:val="-1711311805"/>
        <w:tag w:val="goog_rdk_219"/>
      </w:sdtPr>
      <w:sdtContent>
        <w:tbl>
          <w:tblPr>
            <w:tblStyle w:val="Table3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 que grau a organização estabelece parcerias com instituições de ensino, startups e fornecedores para desenvolver competências digitais e promover inovação educacional?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ya4t8v5d2uw" w:id="68"/>
                <w:bookmarkEnd w:id="68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widowControl w:val="0"/>
                  <w:spacing w:after="0" w:line="240" w:lineRule="auto"/>
                  <w:jc w:val="left"/>
                  <w:rPr/>
                </w:pPr>
                <w:sdt>
                  <w:sdtPr>
                    <w:id w:val="253206281"/>
                    <w:tag w:val="goog_rdk_213"/>
                  </w:sdtPr>
                  <w:sdtContent>
                    <w:ins w:author="Cristiano" w:id="85" w:date="2025-11-16T19:53:45Z"/>
                    <w:sdt>
                      <w:sdtPr>
                        <w:id w:val="1021329082"/>
                        <w:tag w:val="goog_rdk_214"/>
                      </w:sdtPr>
                      <w:sdtContent>
                        <w:ins w:author="Cristiano" w:id="85" w:date="2025-11-16T19:53:45Z">
                          <w:r w:rsidDel="00000000" w:rsidR="00000000" w:rsidRPr="00000000">
                            <w:rPr>
                              <w:rtl w:val="0"/>
                              <w:rPrChange w:author="Cristiano" w:id="86" w:date="2025-11-16T19:53:45Z">
                                <w:rPr/>
                              </w:rPrChange>
                            </w:rPr>
                            <w:t xml:space="preserve">Prover </w:t>
                          </w:r>
                        </w:ins>
                      </w:sdtContent>
                    </w:sdt>
                    <w:ins w:author="Cristiano" w:id="85" w:date="2025-11-16T19:53:45Z">
                      <w:sdt>
                        <w:sdtPr>
                          <w:id w:val="1409722582"/>
                          <w:tag w:val="goog_rdk_215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86" w:date="2025-11-16T19:53:45Z">
                                <w:rPr/>
                              </w:rPrChange>
                            </w:rPr>
                            <w:t xml:space="preserve">competências</w:t>
                          </w:r>
                        </w:sdtContent>
                      </w:sdt>
                      <w:sdt>
                        <w:sdtPr>
                          <w:id w:val="574974329"/>
                          <w:tag w:val="goog_rdk_216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86" w:date="2025-11-16T19:53:45Z">
                                <w:rPr/>
                              </w:rPrChange>
                            </w:rPr>
                            <w:t xml:space="preserve"> digitais</w:t>
                          </w:r>
                        </w:sdtContent>
                      </w:sdt>
                    </w:ins>
                  </w:sdtContent>
                </w:sdt>
                <w:sdt>
                  <w:sdtPr>
                    <w:id w:val="1499838602"/>
                    <w:tag w:val="goog_rdk_217"/>
                  </w:sdtPr>
                  <w:sdtContent>
                    <w:del w:author="Cristiano" w:id="85" w:date="2025-11-16T19:53:45Z"/>
                    <w:sdt>
                      <w:sdtPr>
                        <w:id w:val="-495755987"/>
                        <w:tag w:val="goog_rdk_218"/>
                      </w:sdtPr>
                      <w:sdtContent>
                        <w:del w:author="Cristiano" w:id="85" w:date="2025-11-16T19:53:45Z">
                          <w:r w:rsidDel="00000000" w:rsidR="00000000" w:rsidRPr="00000000">
                            <w:rPr>
                              <w:rtl w:val="0"/>
                              <w:rPrChange w:author="Cristiano" w:id="86" w:date="2025-11-16T19:53:45Z">
                                <w:rPr/>
                              </w:rPrChange>
                            </w:rPr>
                            <w:delText xml:space="preserve">Capacidade de construir e manter um ecossistema colaborativo de aprendizado digital, baseado em cooperação estratégica, troca de conhecimento e integração tecnológica entre múltiplos parceiros.</w:delText>
                          </w:r>
                        </w:del>
                      </w:sdtContent>
                    </w:sdt>
                    <w:del w:author="Cristiano" w:id="85" w:date="2025-11-16T19:53:45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62540092"/>
        <w:tag w:val="goog_rdk_226"/>
      </w:sdtPr>
      <w:sdtContent>
        <w:tbl>
          <w:tblPr>
            <w:tblStyle w:val="Table3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cxrbcr3riwna" w:id="69"/>
                <w:bookmarkEnd w:id="69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s3bmdouss965" w:id="70"/>
                <w:bookmarkEnd w:id="70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1c176lzhf0d3" w:id="71"/>
                <w:bookmarkEnd w:id="71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há parcerias ou ações externas relacionadas à capacitação digital.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Existem parcerias pontuais com instituições externas, sem integração formal.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As parcerias são registradas e gerenciadas digitalmente, mas com escopo limitado.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Há programas de capacitação desenvolvidos em colaboração com parceiros externos.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As parcerias são monitoradas por métricas de desempenho e resultados educacionais.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spacing w:after="0" w:line="240" w:lineRule="auto"/>
                  <w:jc w:val="center"/>
                  <w:rPr/>
                </w:pPr>
                <w:sdt>
                  <w:sdtPr>
                    <w:id w:val="1755240888"/>
                    <w:tag w:val="goog_rdk_221"/>
                  </w:sdtPr>
                  <w:sdtContent>
                    <w:ins w:author="Cristiano" w:id="87" w:date="2025-11-16T19:54:13Z"/>
                    <w:sdt>
                      <w:sdtPr>
                        <w:id w:val="214020426"/>
                        <w:tag w:val="goog_rdk_222"/>
                      </w:sdtPr>
                      <w:sdtContent>
                        <w:ins w:author="Cristiano" w:id="87" w:date="2025-11-16T19:54:13Z">
                          <w:r w:rsidDel="00000000" w:rsidR="00000000" w:rsidRPr="00000000">
                            <w:rPr>
                              <w:rtl w:val="0"/>
                              <w:rPrChange w:author="Cristiano" w:id="88" w:date="2025-11-16T19:54:13Z">
                                <w:rPr/>
                              </w:rPrChange>
                            </w:rPr>
                            <w:t xml:space="preserve">Dados e learning analytics são utilizados para identificar, avaliar e otimizar novas oportunidades de cooperação e a evolução do ecossistema.</w:t>
                          </w:r>
                        </w:ins>
                      </w:sdtContent>
                    </w:sdt>
                    <w:ins w:author="Cristiano" w:id="87" w:date="2025-11-16T19:54:13Z"/>
                  </w:sdtContent>
                </w:sdt>
                <w:sdt>
                  <w:sdtPr>
                    <w:id w:val="-200477941"/>
                    <w:tag w:val="goog_rdk_223"/>
                  </w:sdtPr>
                  <w:sdtContent>
                    <w:del w:author="Cristiano" w:id="87" w:date="2025-11-16T19:54:13Z"/>
                    <w:sdt>
                      <w:sdtPr>
                        <w:id w:val="969763705"/>
                        <w:tag w:val="goog_rdk_224"/>
                      </w:sdtPr>
                      <w:sdtContent>
                        <w:del w:author="Cristiano" w:id="87" w:date="2025-11-16T19:54:13Z">
                          <w:r w:rsidDel="00000000" w:rsidR="00000000" w:rsidRPr="00000000">
                            <w:rPr>
                              <w:rtl w:val="0"/>
                              <w:rPrChange w:author="Cristiano" w:id="88" w:date="2025-11-16T19:54:13Z">
                                <w:rPr/>
                              </w:rPrChange>
                            </w:rPr>
                            <w:delText xml:space="preserve">Dados e analytics são utilizados para identificar novas oportunidades de cooperação e evolução do ecossistema.</w:delText>
                          </w:r>
                        </w:del>
                      </w:sdtContent>
                    </w:sdt>
                    <w:del w:author="Cristiano" w:id="87" w:date="2025-11-16T19:54:13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organização integra um ecossistema inteligente e interconectado, com aprendizado colaborativo em tempo real entre múltiplos agentes</w:t>
                </w:r>
                <w:sdt>
                  <w:sdtPr>
                    <w:id w:val="922773778"/>
                    <w:tag w:val="goog_rdk_225"/>
                  </w:sdtPr>
                  <w:sdtContent>
                    <w:ins w:author="Cristiano" w:id="89" w:date="2025-11-16T19:54:38Z">
                      <w:r w:rsidDel="00000000" w:rsidR="00000000" w:rsidRPr="00000000">
                        <w:rPr>
                          <w:rtl w:val="0"/>
                        </w:rPr>
                        <w:t xml:space="preserve">  e troca fluida de dados de desempenho</w:t>
                      </w:r>
                    </w:ins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32233029"/>
        <w:tag w:val="goog_rdk_227"/>
      </w:sdtPr>
      <w:sdtContent>
        <w:tbl>
          <w:tblPr>
            <w:tblStyle w:val="Table34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pStyle w:val="Heading2"/>
                  <w:widowControl w:val="0"/>
                  <w:rPr/>
                </w:pPr>
                <w:bookmarkStart w:colFirst="0" w:colLast="0" w:name="_heading=h.1h9qowgfo0rl" w:id="72"/>
                <w:bookmarkEnd w:id="72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229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Contratos e memorandos de entendimento com universidades, startups e instituições de pesquisa.</w:t>
                </w:r>
              </w:p>
              <w:p w:rsidR="00000000" w:rsidDel="00000000" w:rsidP="00000000" w:rsidRDefault="00000000" w:rsidRPr="00000000" w14:paraId="0000022A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de participação em redes de inovação e capacitação.</w:t>
                </w:r>
              </w:p>
              <w:p w:rsidR="00000000" w:rsidDel="00000000" w:rsidP="00000000" w:rsidRDefault="00000000" w:rsidRPr="00000000" w14:paraId="0000022B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de resultados de programas desenvolvidos em parceria.</w:t>
                </w:r>
              </w:p>
              <w:p w:rsidR="00000000" w:rsidDel="00000000" w:rsidP="00000000" w:rsidRDefault="00000000" w:rsidRPr="00000000" w14:paraId="0000022C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Documentação de integração de plataformas e dados de aprendizado.</w:t>
                </w:r>
              </w:p>
              <w:p w:rsidR="00000000" w:rsidDel="00000000" w:rsidP="00000000" w:rsidRDefault="00000000" w:rsidRPr="00000000" w14:paraId="0000022D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de eventos, hackathons, certificações e iniciativas conjuntas.</w:t>
                  <w:br w:type="textWrapping"/>
                </w:r>
              </w:p>
              <w:p w:rsidR="00000000" w:rsidDel="00000000" w:rsidP="00000000" w:rsidRDefault="00000000" w:rsidRPr="00000000" w14:paraId="0000022E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22F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parcerias ativas voltadas à aprendizagem digital.</w:t>
                </w:r>
              </w:p>
              <w:p w:rsidR="00000000" w:rsidDel="00000000" w:rsidP="00000000" w:rsidRDefault="00000000" w:rsidRPr="00000000" w14:paraId="00000230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programas de capacitação desenvolvidos em parceria.</w:t>
                </w:r>
              </w:p>
              <w:p w:rsidR="00000000" w:rsidDel="00000000" w:rsidP="00000000" w:rsidRDefault="00000000" w:rsidRPr="00000000" w14:paraId="00000231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Grau de interoperabilidade entre plataformas de parceiros.</w:t>
                </w:r>
              </w:p>
              <w:p w:rsidR="00000000" w:rsidDel="00000000" w:rsidP="00000000" w:rsidRDefault="00000000" w:rsidRPr="00000000" w14:paraId="00000232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Taxa de inovação educacional derivada de colaborações externas.</w:t>
                </w:r>
              </w:p>
              <w:p w:rsidR="00000000" w:rsidDel="00000000" w:rsidP="00000000" w:rsidRDefault="00000000" w:rsidRPr="00000000" w14:paraId="00000233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Índice de satisfação ou impacto de programas conjuntos.</w:t>
                  <w:br w:type="textWrapping"/>
                </w:r>
              </w:p>
              <w:p w:rsidR="00000000" w:rsidDel="00000000" w:rsidP="00000000" w:rsidRDefault="00000000" w:rsidRPr="00000000" w14:paraId="00000234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235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Ausência de parcerias educacionais.</w:t>
                </w:r>
              </w:p>
              <w:p w:rsidR="00000000" w:rsidDel="00000000" w:rsidP="00000000" w:rsidRDefault="00000000" w:rsidRPr="00000000" w14:paraId="00000236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Colaborações isoladas e informais.</w:t>
                </w:r>
              </w:p>
              <w:p w:rsidR="00000000" w:rsidDel="00000000" w:rsidP="00000000" w:rsidRDefault="00000000" w:rsidRPr="00000000" w14:paraId="00000237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Registros digitais de parcerias sem integração operacional.</w:t>
                </w:r>
              </w:p>
              <w:p w:rsidR="00000000" w:rsidDel="00000000" w:rsidP="00000000" w:rsidRDefault="00000000" w:rsidRPr="00000000" w14:paraId="00000238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Programas colaborativos estruturados.</w:t>
                </w:r>
              </w:p>
              <w:p w:rsidR="00000000" w:rsidDel="00000000" w:rsidP="00000000" w:rsidRDefault="00000000" w:rsidRPr="00000000" w14:paraId="00000239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Monitoramento e indicadores de impacto.</w:t>
                </w:r>
              </w:p>
              <w:p w:rsidR="00000000" w:rsidDel="00000000" w:rsidP="00000000" w:rsidRDefault="00000000" w:rsidRPr="00000000" w14:paraId="0000023A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Uso de dados para otimizar e expandir o ecossistema.</w:t>
                </w:r>
              </w:p>
              <w:p w:rsidR="00000000" w:rsidDel="00000000" w:rsidP="00000000" w:rsidRDefault="00000000" w:rsidRPr="00000000" w14:paraId="0000023B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Rede adaptativa e inteligente de aprendizado colaborativo.</w:t>
                  <w:br w:type="textWrapping"/>
                </w:r>
              </w:p>
              <w:p w:rsidR="00000000" w:rsidDel="00000000" w:rsidP="00000000" w:rsidRDefault="00000000" w:rsidRPr="00000000" w14:paraId="0000023C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23D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gestores de RH, P&amp;D e inovação.</w:t>
                </w:r>
              </w:p>
              <w:p w:rsidR="00000000" w:rsidDel="00000000" w:rsidP="00000000" w:rsidRDefault="00000000" w:rsidRPr="00000000" w14:paraId="0000023E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Análise de relatórios de parcerias e acordos de cooperação.</w:t>
                </w:r>
              </w:p>
              <w:p w:rsidR="00000000" w:rsidDel="00000000" w:rsidP="00000000" w:rsidRDefault="00000000" w:rsidRPr="00000000" w14:paraId="0000023F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Verificação de dados de plataformas compartilhadas.</w:t>
                </w:r>
              </w:p>
              <w:p w:rsidR="00000000" w:rsidDel="00000000" w:rsidP="00000000" w:rsidRDefault="00000000" w:rsidRPr="00000000" w14:paraId="00000240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Avaliação de projetos educacionais conjuntos e resultados obtidos.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heading=h.752hhx6l7lpr" w:id="73"/>
            <w:bookmarkEnd w:id="73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 adaptativo:</w:t>
            </w:r>
            <w:r w:rsidDel="00000000" w:rsidR="00000000" w:rsidRPr="00000000">
              <w:rPr>
                <w:rtl w:val="0"/>
              </w:rPr>
              <w:t xml:space="preserve"> Método em que o conteúdo e o ritmo se ajustam automaticamente às necessidades do aprendiz.</w:t>
            </w:r>
          </w:p>
          <w:p w:rsidR="00000000" w:rsidDel="00000000" w:rsidP="00000000" w:rsidRDefault="00000000" w:rsidRPr="00000000" w14:paraId="00000246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 responsivo:</w:t>
            </w:r>
            <w:r w:rsidDel="00000000" w:rsidR="00000000" w:rsidRPr="00000000">
              <w:rPr>
                <w:rtl w:val="0"/>
              </w:rPr>
              <w:t xml:space="preserve"> Modelo de aprendizado que reage de forma imediata às demandas do ambiente e às mudanças tecnológicas.</w:t>
            </w:r>
          </w:p>
          <w:p w:rsidR="00000000" w:rsidDel="00000000" w:rsidP="00000000" w:rsidRDefault="00000000" w:rsidRPr="00000000" w14:paraId="00000247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Competência digital:</w:t>
            </w:r>
            <w:r w:rsidDel="00000000" w:rsidR="00000000" w:rsidRPr="00000000">
              <w:rPr>
                <w:rtl w:val="0"/>
              </w:rPr>
              <w:t xml:space="preserve"> Conjunto de conhecimentos, habilidades e atitudes necessários para uso eficaz de tecnologias digitais.</w:t>
            </w:r>
          </w:p>
          <w:p w:rsidR="00000000" w:rsidDel="00000000" w:rsidP="00000000" w:rsidRDefault="00000000" w:rsidRPr="00000000" w14:paraId="00000248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operacional:</w:t>
            </w:r>
            <w:r w:rsidDel="00000000" w:rsidR="00000000" w:rsidRPr="00000000">
              <w:rPr>
                <w:rtl w:val="0"/>
              </w:rPr>
              <w:t xml:space="preserve"> Informações retornadas a partir do desempenho prático, utilizadas para aperfeiçoar programas de aprendizado.</w:t>
            </w:r>
          </w:p>
          <w:p w:rsidR="00000000" w:rsidDel="00000000" w:rsidP="00000000" w:rsidRDefault="00000000" w:rsidRPr="00000000" w14:paraId="00000249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Lacuna de competência:</w:t>
            </w:r>
            <w:r w:rsidDel="00000000" w:rsidR="00000000" w:rsidRPr="00000000">
              <w:rPr>
                <w:rtl w:val="0"/>
              </w:rPr>
              <w:t xml:space="preserve"> Diferença entre as competências atuais e as exigidas para o desempenho esperado.</w:t>
            </w:r>
          </w:p>
          <w:p w:rsidR="00000000" w:rsidDel="00000000" w:rsidP="00000000" w:rsidRDefault="00000000" w:rsidRPr="00000000" w14:paraId="0000024A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Analytics:</w:t>
            </w:r>
            <w:r w:rsidDel="00000000" w:rsidR="00000000" w:rsidRPr="00000000">
              <w:rPr>
                <w:rtl w:val="0"/>
              </w:rPr>
              <w:t xml:space="preserve"> Aplicação de análise de dados para entender e otimizar o processo de aprendizado.</w:t>
            </w:r>
          </w:p>
          <w:p w:rsidR="00000000" w:rsidDel="00000000" w:rsidP="00000000" w:rsidRDefault="00000000" w:rsidRPr="00000000" w14:paraId="0000024B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LMS (Learning Management System):</w:t>
            </w:r>
            <w:r w:rsidDel="00000000" w:rsidR="00000000" w:rsidRPr="00000000">
              <w:rPr>
                <w:rtl w:val="0"/>
              </w:rPr>
              <w:t xml:space="preserve"> Sistema de gestão de aprendizado para disponibilizar, acompanhar e avaliar treinamentos.</w:t>
            </w:r>
          </w:p>
          <w:p w:rsidR="00000000" w:rsidDel="00000000" w:rsidP="00000000" w:rsidRDefault="00000000" w:rsidRPr="00000000" w14:paraId="0000024C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LXP (Learning Experience Platform):</w:t>
            </w:r>
            <w:r w:rsidDel="00000000" w:rsidR="00000000" w:rsidRPr="00000000">
              <w:rPr>
                <w:rtl w:val="0"/>
              </w:rPr>
              <w:t xml:space="preserve"> Plataforma de experiência de aprendizado personalizada e interativa.</w:t>
            </w:r>
          </w:p>
          <w:p w:rsidR="00000000" w:rsidDel="00000000" w:rsidP="00000000" w:rsidRDefault="00000000" w:rsidRPr="00000000" w14:paraId="0000024D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Mapeamento de competências:</w:t>
            </w:r>
            <w:r w:rsidDel="00000000" w:rsidR="00000000" w:rsidRPr="00000000">
              <w:rPr>
                <w:rtl w:val="0"/>
              </w:rPr>
              <w:t xml:space="preserve"> Processo sistemático de identificação e documentação das habilidades requeridas e disponíveis.</w:t>
            </w:r>
          </w:p>
          <w:p w:rsidR="00000000" w:rsidDel="00000000" w:rsidP="00000000" w:rsidRDefault="00000000" w:rsidRPr="00000000" w14:paraId="0000024E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(Manufacturing Execution System):</w:t>
            </w:r>
            <w:r w:rsidDel="00000000" w:rsidR="00000000" w:rsidRPr="00000000">
              <w:rPr>
                <w:rtl w:val="0"/>
              </w:rPr>
              <w:t xml:space="preserve"> Sistema que monitora e controla operações de manufatura em tempo real.</w:t>
            </w:r>
          </w:p>
          <w:p w:rsidR="00000000" w:rsidDel="00000000" w:rsidP="00000000" w:rsidRDefault="00000000" w:rsidRPr="00000000" w14:paraId="0000024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sdt>
              <w:sdtPr>
                <w:id w:val="-1716036889"/>
                <w:tag w:val="goog_rdk_229"/>
              </w:sdtPr>
              <w:sdtContent>
                <w:del w:author="Cristiano" w:id="90" w:date="2025-11-16T19:55:08Z"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delText xml:space="preserve">LXP (Learning Experience Platform):** Plataforma de experiência de aprendizado personalizada e interativa.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Microlearning:</w:t>
            </w:r>
            <w:r w:rsidDel="00000000" w:rsidR="00000000" w:rsidRPr="00000000">
              <w:rPr>
                <w:rtl w:val="0"/>
              </w:rPr>
              <w:t xml:space="preserve"> Estratégia de ensino baseada em conteúdos curtos e de rápida assimilação.</w:t>
            </w:r>
          </w:p>
          <w:p w:rsidR="00000000" w:rsidDel="00000000" w:rsidP="00000000" w:rsidRDefault="00000000" w:rsidRPr="00000000" w14:paraId="00000251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learning:</w:t>
            </w:r>
            <w:r w:rsidDel="00000000" w:rsidR="00000000" w:rsidRPr="00000000">
              <w:rPr>
                <w:rtl w:val="0"/>
              </w:rPr>
              <w:t xml:space="preserve"> Modelo de aprendizado aberto, acessível e colaborativo entre diferentes organizações.</w:t>
            </w:r>
          </w:p>
          <w:p w:rsidR="00000000" w:rsidDel="00000000" w:rsidP="00000000" w:rsidRDefault="00000000" w:rsidRPr="00000000" w14:paraId="00000252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People Analytics:</w:t>
            </w:r>
            <w:r w:rsidDel="00000000" w:rsidR="00000000" w:rsidRPr="00000000">
              <w:rPr>
                <w:rtl w:val="0"/>
              </w:rPr>
              <w:t xml:space="preserve"> Abordagem que utiliza dados e análise estatística para orientar decisões sobre pessoas e aprendizado.</w:t>
            </w:r>
          </w:p>
          <w:p w:rsidR="00000000" w:rsidDel="00000000" w:rsidP="00000000" w:rsidRDefault="00000000" w:rsidRPr="00000000" w14:paraId="00000253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RA/RV (Realidade Aumentada/Virtual):</w:t>
            </w:r>
            <w:r w:rsidDel="00000000" w:rsidR="00000000" w:rsidRPr="00000000">
              <w:rPr>
                <w:rtl w:val="0"/>
              </w:rPr>
              <w:t xml:space="preserve"> Tecnologias que proporcionam experiências imersivas de ensino.</w:t>
            </w:r>
          </w:p>
          <w:p w:rsidR="00000000" w:rsidDel="00000000" w:rsidP="00000000" w:rsidRDefault="00000000" w:rsidRPr="00000000" w14:paraId="00000254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Readiness digital:</w:t>
            </w:r>
            <w:r w:rsidDel="00000000" w:rsidR="00000000" w:rsidRPr="00000000">
              <w:rPr>
                <w:rtl w:val="0"/>
              </w:rPr>
              <w:t xml:space="preserve"> Grau de preparação da força de trabalho para adotar e usar tecnologias digitais.</w:t>
            </w:r>
          </w:p>
          <w:p w:rsidR="00000000" w:rsidDel="00000000" w:rsidP="00000000" w:rsidRDefault="00000000" w:rsidRPr="00000000" w14:paraId="00000255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Reskilling:</w:t>
            </w:r>
            <w:r w:rsidDel="00000000" w:rsidR="00000000" w:rsidRPr="00000000">
              <w:rPr>
                <w:rtl w:val="0"/>
              </w:rPr>
              <w:t xml:space="preserve"> Requalificação para funções diferentes em resposta à automação e mudanças tecnológicas.</w:t>
            </w:r>
          </w:p>
          <w:p w:rsidR="00000000" w:rsidDel="00000000" w:rsidP="00000000" w:rsidRDefault="00000000" w:rsidRPr="00000000" w14:paraId="00000256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RH analítico:</w:t>
            </w:r>
            <w:r w:rsidDel="00000000" w:rsidR="00000000" w:rsidRPr="00000000">
              <w:rPr>
                <w:rtl w:val="0"/>
              </w:rPr>
              <w:t xml:space="preserve"> Uso de dados e indicadores para tomada de decisão sobre desenvolvimento de pessoas.</w:t>
            </w:r>
          </w:p>
          <w:p w:rsidR="00000000" w:rsidDel="00000000" w:rsidP="00000000" w:rsidRDefault="00000000" w:rsidRPr="00000000" w14:paraId="00000257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(Return on Investment):</w:t>
            </w:r>
            <w:r w:rsidDel="00000000" w:rsidR="00000000" w:rsidRPr="00000000">
              <w:rPr>
                <w:rtl w:val="0"/>
              </w:rPr>
              <w:t xml:space="preserve"> Indicador que mede o retorno financeiro ou produtivo dos investimentos em capacitação.</w:t>
            </w:r>
          </w:p>
          <w:p w:rsidR="00000000" w:rsidDel="00000000" w:rsidP="00000000" w:rsidRDefault="00000000" w:rsidRPr="00000000" w14:paraId="00000258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Sucessão digital:</w:t>
            </w:r>
            <w:r w:rsidDel="00000000" w:rsidR="00000000" w:rsidRPr="00000000">
              <w:rPr>
                <w:rtl w:val="0"/>
              </w:rPr>
              <w:t xml:space="preserve"> Planejamento de substituição de funções críticas com foco em competências tecnológicas.</w:t>
            </w:r>
          </w:p>
          <w:p w:rsidR="00000000" w:rsidDel="00000000" w:rsidP="00000000" w:rsidRDefault="00000000" w:rsidRPr="00000000" w14:paraId="00000259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Trilha de aprendizado:</w:t>
            </w:r>
            <w:r w:rsidDel="00000000" w:rsidR="00000000" w:rsidRPr="00000000">
              <w:rPr>
                <w:rtl w:val="0"/>
              </w:rPr>
              <w:t xml:space="preserve"> Sequência estruturada de conteúdos e atividades para desenvolvimento progressivo de competências.</w:t>
            </w:r>
          </w:p>
          <w:p w:rsidR="00000000" w:rsidDel="00000000" w:rsidP="00000000" w:rsidRDefault="00000000" w:rsidRPr="00000000" w14:paraId="0000025A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Upskilling:</w:t>
            </w:r>
            <w:r w:rsidDel="00000000" w:rsidR="00000000" w:rsidRPr="00000000">
              <w:rPr>
                <w:rtl w:val="0"/>
              </w:rPr>
              <w:t xml:space="preserve"> Desenvolvimento de novas habilidades digitais para aprimorar funções existentes.</w:t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Style w:val="Heading2"/>
              <w:widowControl w:val="0"/>
              <w:jc w:val="center"/>
              <w:rPr/>
            </w:pPr>
            <w:bookmarkStart w:colFirst="0" w:colLast="0" w:name="_heading=h.66jmkff05gs0" w:id="74"/>
            <w:bookmarkEnd w:id="74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25F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260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261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262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263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264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265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26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26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268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269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jO8Oq7XncjbV5myhUYWmif9jTA==">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