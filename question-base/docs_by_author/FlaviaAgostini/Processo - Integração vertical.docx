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rPr>
                <w:i w:val="1"/>
                <w:iCs w:val="1"/>
                <w:sz w:val="24"/>
                <w:szCs w:val="24"/>
              </w:rPr>
            </w:pPr>
            <w:bookmarkStart w:colFirst="0" w:colLast="0" w:name="_heading=h.cwwjfodqjrjn" w:id="0"/>
            <w:bookmarkEnd w:id="0"/>
            <w:r w:rsidDel="00000000" w:rsidR="00000000" w:rsidRPr="00000000">
              <w:rPr>
                <w:rtl w:val="0"/>
              </w:rPr>
              <w:t xml:space="preserve">Dimensão: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Vertical (D1) - primário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0"/>
        <w:gridCol w:w="6300"/>
        <w:tblGridChange w:id="0">
          <w:tblGrid>
            <w:gridCol w:w="2700"/>
            <w:gridCol w:w="630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heading=h.w0p6pzy0swuz" w:id="1"/>
            <w:bookmarkEnd w:id="1"/>
            <w:r w:rsidDel="00000000" w:rsidR="00000000" w:rsidRPr="00000000">
              <w:rPr>
                <w:rtl w:val="0"/>
              </w:rPr>
              <w:t xml:space="preserve">Bloco/Pilar: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Bloco: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Pilar: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Operations/Supply Chain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heading=h.bwyle7nvdvik" w:id="2"/>
            <w:bookmarkEnd w:id="2"/>
            <w:r w:rsidDel="00000000" w:rsidR="00000000" w:rsidRPr="00000000">
              <w:rPr>
                <w:rtl w:val="0"/>
              </w:rPr>
              <w:t xml:space="preserve">Resumo Descritivo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integração vertical de sistemas de informação é um componente central para a maturidade digital industrial, conectando todos os níveis da organização — desde o chão de fábrica (nível de controle e automação) até a gestão corporativa e estratégica.</w:t>
            </w:r>
          </w:p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Nos modelos ACATECH e SIRI, esse princípio de integração de sistemas de informação (ACATECH) dentro do bloco Process e do pilar Operations/Supply Chain (SIRI) reflete a capacidade da empresa de garantir fluxo contínuo, coerente e bidirecional de dados entre os diferentes níveis hierárquicos (sensor, máquina, célula, linha, planta e empresa).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Essa integração permite sincronizar a execução operacional com o planejamento e o controle de negócios, eliminando silos de informação, reduzindo atrasos e ampliando a eficiência produtiva. À medida que a maturidade evolui, a organização migra de conexões pontuais e manuais para arquiteturas integradas e inteligentes, com </w:t>
            </w:r>
            <w:sdt>
              <w:sdtPr>
                <w:id w:val="249946257"/>
                <w:tag w:val="goog_rdk_0"/>
              </w:sdtPr>
              <w:sdtContent>
                <w:ins w:author="Cristiano" w:id="0" w:date="2025-11-16T15:02:12Z"/>
                <w:sdt>
                  <w:sdtPr>
                    <w:id w:val="-940735660"/>
                    <w:tag w:val="goog_rdk_1"/>
                  </w:sdtPr>
                  <w:sdtContent>
                    <w:ins w:author="Cristiano" w:id="0" w:date="2025-11-16T15:02:12Z">
                      <w:r w:rsidDel="00000000" w:rsidR="00000000" w:rsidRPr="00000000">
                        <w:rPr>
                          <w:rtl w:val="0"/>
                          <w:rPrChange w:author="Cristiano" w:id="1" w:date="2025-11-16T15:02:12Z">
                            <w:rPr/>
                          </w:rPrChange>
                        </w:rPr>
                        <w:t xml:space="preserve">total interoperabilidade</w:t>
                      </w:r>
                    </w:ins>
                  </w:sdtContent>
                </w:sdt>
                <w:ins w:author="Cristiano" w:id="0" w:date="2025-11-16T15:02:12Z"/>
              </w:sdtContent>
            </w:sdt>
            <w:sdt>
              <w:sdtPr>
                <w:id w:val="1525337613"/>
                <w:tag w:val="goog_rdk_2"/>
              </w:sdtPr>
              <w:sdtContent>
                <w:del w:author="Cristiano" w:id="0" w:date="2025-11-16T15:02:12Z"/>
                <w:sdt>
                  <w:sdtPr>
                    <w:id w:val="1297106337"/>
                    <w:tag w:val="goog_rdk_3"/>
                  </w:sdtPr>
                  <w:sdtContent>
                    <w:del w:author="Cristiano" w:id="0" w:date="2025-11-16T15:02:12Z">
                      <w:r w:rsidDel="00000000" w:rsidR="00000000" w:rsidRPr="00000000">
                        <w:rPr>
                          <w:rtl w:val="0"/>
                          <w:rPrChange w:author="Cristiano" w:id="1" w:date="2025-11-16T15:02:12Z">
                            <w:rPr/>
                          </w:rPrChange>
                        </w:rPr>
                        <w:delText xml:space="preserve">interoperabilidade total</w:delText>
                      </w:r>
                    </w:del>
                  </w:sdtContent>
                </w:sdt>
                <w:del w:author="Cristiano" w:id="0" w:date="2025-11-16T15:02:12Z"/>
              </w:sdtContent>
            </w:sdt>
            <w:r w:rsidDel="00000000" w:rsidR="00000000" w:rsidRPr="00000000">
              <w:rPr>
                <w:rtl w:val="0"/>
              </w:rPr>
              <w:t xml:space="preserve"> e visibilidade em tempo real.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seu estágio mais avançado, a integração vertical possibilita a tomada de decisão autônoma e adaptativa, na qual os sistemas corporativos (ERP, MES, SCADA e IoT) operam de forma coordenada e preditiva, otimizando a performance de toda a cadeia de valor.</w:t>
            </w:r>
          </w:p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heading=h.4sah7tve1lv3" w:id="3"/>
            <w:bookmarkEnd w:id="3"/>
            <w:r w:rsidDel="00000000" w:rsidR="00000000" w:rsidRPr="00000000">
              <w:rPr>
                <w:rtl w:val="0"/>
              </w:rPr>
              <w:t xml:space="preserve">Capacidades Relacionadas: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Conectividade e interoperabilidade entre níveis hierárquicos;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Integração de dados entre sistemas de controle, operação e gestão;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Sincronização em tempo quase real entre produção e gestão;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Visibilidade e rastreabilidade end-to-end (rastreabilidade de eventos e indicadores em tempo real);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Governança de dados e padronização de informações;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Integração inteligente e preditiva;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Tomada de decisão adaptativa e autônoma;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Colaboração digital entre áreas e níveis;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Segurança e confiabilidade na integração.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left="0" w:firstLine="0"/>
        <w:rPr/>
      </w:pPr>
      <w:bookmarkStart w:colFirst="0" w:colLast="0" w:name="_heading=h.gcbpbvieywub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ind w:left="0" w:firstLine="0"/>
        <w:rPr/>
      </w:pPr>
      <w:bookmarkStart w:colFirst="0" w:colLast="0" w:name="_heading=h.t0a1g6ajkfpt" w:id="5"/>
      <w:bookmarkEnd w:id="5"/>
      <w:r w:rsidDel="00000000" w:rsidR="00000000" w:rsidRPr="00000000">
        <w:rPr>
          <w:rtl w:val="0"/>
        </w:rPr>
        <w:t xml:space="preserve">Questão 1 – Integração entre sistemas de chão de fábrica e sistemas corporativos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que medida os sistemas de controle e operação (como PLC, SCADA e MES) estão integrados aos sistemas corporativos (como ERP, CRM, ou sistemas de gestão de ativos), permitindo fluxo contínuo de informações entre o nível de produção e o nível de gestão?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widowControl w:val="0"/>
              <w:spacing w:after="0" w:line="240" w:lineRule="auto"/>
              <w:jc w:val="left"/>
              <w:rPr/>
            </w:pPr>
            <w:bookmarkStart w:colFirst="0" w:colLast="0" w:name="_heading=h.2zvplcdbqgkw" w:id="6"/>
            <w:bookmarkEnd w:id="6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id w:val="2016413022"/>
                <w:tag w:val="goog_rdk_5"/>
              </w:sdtPr>
              <w:sdtContent>
                <w:ins w:author="Cristiano" w:id="2" w:date="2025-11-16T15:02:58Z"/>
                <w:sdt>
                  <w:sdtPr>
                    <w:id w:val="897420076"/>
                    <w:tag w:val="goog_rdk_6"/>
                  </w:sdtPr>
                  <w:sdtContent>
                    <w:ins w:author="Cristiano" w:id="2" w:date="2025-11-16T15:02:58Z">
                      <w:r w:rsidDel="00000000" w:rsidR="00000000" w:rsidRPr="00000000">
                        <w:rPr>
                          <w:rtl w:val="0"/>
                          <w:rPrChange w:author="Cristiano" w:id="3" w:date="2025-11-16T15:02:58Z">
                            <w:rPr/>
                          </w:rPrChange>
                        </w:rPr>
                        <w:t xml:space="preserve">Integração vertical</w:t>
                      </w:r>
                    </w:ins>
                  </w:sdtContent>
                </w:sdt>
                <w:ins w:author="Cristiano" w:id="2" w:date="2025-11-16T15:02:58Z"/>
              </w:sdtContent>
            </w:sdt>
            <w:sdt>
              <w:sdtPr>
                <w:id w:val="90820758"/>
                <w:tag w:val="goog_rdk_7"/>
              </w:sdtPr>
              <w:sdtContent>
                <w:del w:author="Cristiano" w:id="2" w:date="2025-11-16T15:02:58Z"/>
                <w:sdt>
                  <w:sdtPr>
                    <w:id w:val="-631195027"/>
                    <w:tag w:val="goog_rdk_8"/>
                  </w:sdtPr>
                  <w:sdtContent>
                    <w:del w:author="Cristiano" w:id="2" w:date="2025-11-16T15:02:58Z">
                      <w:r w:rsidDel="00000000" w:rsidR="00000000" w:rsidRPr="00000000">
                        <w:rPr>
                          <w:rtl w:val="0"/>
                          <w:rPrChange w:author="Cristiano" w:id="3" w:date="2025-11-16T15:02:58Z">
                            <w:rPr/>
                          </w:rPrChange>
                        </w:rPr>
                        <w:delText xml:space="preserve">Integração técnica e funcional entre camadas operacionais e corporativas, garantindo coerência e consistência de dados entre processos e decisões.</w:delText>
                      </w:r>
                    </w:del>
                  </w:sdtContent>
                </w:sdt>
                <w:del w:author="Cristiano" w:id="2" w:date="2025-11-16T15:02:58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heading=h.bgyacquv4v5v" w:id="7"/>
            <w:bookmarkEnd w:id="7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widowControl w:val="0"/>
              <w:spacing w:after="0" w:line="240" w:lineRule="auto"/>
              <w:jc w:val="center"/>
              <w:rPr/>
            </w:pPr>
            <w:bookmarkStart w:colFirst="0" w:colLast="0" w:name="_heading=h.82lcadedh3c0" w:id="8"/>
            <w:bookmarkEnd w:id="8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widowControl w:val="0"/>
              <w:spacing w:after="0" w:line="240" w:lineRule="auto"/>
              <w:jc w:val="center"/>
              <w:rPr/>
            </w:pPr>
            <w:bookmarkStart w:colFirst="0" w:colLast="0" w:name="_heading=h.6jo4ny35jh0d" w:id="9"/>
            <w:bookmarkEnd w:id="9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há integração entre os sistemas; as trocas de informações são manuais e pontuais.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interfaces simples e manuais entre alguns sistemas, com dependência de arquivos ou planilhas.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troca de informações é digital, porém limitada a integrações locais e unidirecionais.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MES e ERP trocam dados de forma automatizada, possibilitando visibilidade parcial entre operação e gestão.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Há integração transversal entre sistemas de diferentes níveis, com dashboards consolidados e indicadores unificados.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id w:val="402157992"/>
                <w:tag w:val="goog_rdk_10"/>
              </w:sdtPr>
              <w:sdtContent>
                <w:ins w:author="Cristiano" w:id="4" w:date="2025-11-16T15:17:59Z"/>
                <w:sdt>
                  <w:sdtPr>
                    <w:id w:val="-1532911117"/>
                    <w:tag w:val="goog_rdk_11"/>
                  </w:sdtPr>
                  <w:sdtContent>
                    <w:ins w:author="Cristiano" w:id="4" w:date="2025-11-16T15:17:59Z">
                      <w:r w:rsidDel="00000000" w:rsidR="00000000" w:rsidRPr="00000000">
                        <w:rPr>
                          <w:rtl w:val="0"/>
                          <w:rPrChange w:author="Cristiano" w:id="5" w:date="2025-11-16T15:17:59Z">
                            <w:rPr/>
                          </w:rPrChange>
                        </w:rPr>
                        <w:t xml:space="preserve">A integração é suportada por análises </w:t>
                      </w:r>
                    </w:ins>
                  </w:sdtContent>
                </w:sdt>
                <w:ins w:author="Cristiano" w:id="4" w:date="2025-11-16T15:17:59Z">
                  <w:sdt>
                    <w:sdtPr>
                      <w:id w:val="508024408"/>
                      <w:tag w:val="goog_rdk_12"/>
                    </w:sdtPr>
                    <w:sdtContent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  <w:rPrChange w:author="Cristiano" w:id="5" w:date="2025-11-16T15:17:59Z">
                            <w:rPr/>
                          </w:rPrChange>
                        </w:rPr>
                        <w:t xml:space="preserve">preditivas</w:t>
                      </w:r>
                    </w:sdtContent>
                  </w:sdt>
                  <w:sdt>
                    <w:sdtPr>
                      <w:id w:val="1186880100"/>
                      <w:tag w:val="goog_rdk_13"/>
                    </w:sdtPr>
                    <w:sdtContent>
                      <w:r w:rsidDel="00000000" w:rsidR="00000000" w:rsidRPr="00000000">
                        <w:rPr>
                          <w:rtl w:val="0"/>
                          <w:rPrChange w:author="Cristiano" w:id="5" w:date="2025-11-16T15:17:59Z">
                            <w:rPr/>
                          </w:rPrChange>
                        </w:rPr>
                        <w:t xml:space="preserve"> que </w:t>
                      </w:r>
                    </w:sdtContent>
                  </w:sdt>
                  <w:sdt>
                    <w:sdtPr>
                      <w:id w:val="-37374743"/>
                      <w:tag w:val="goog_rdk_14"/>
                    </w:sdtPr>
                    <w:sdtContent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  <w:rPrChange w:author="Cristiano" w:id="5" w:date="2025-11-16T15:17:59Z">
                            <w:rPr/>
                          </w:rPrChange>
                        </w:rPr>
                        <w:t xml:space="preserve">antecipam</w:t>
                      </w:r>
                    </w:sdtContent>
                  </w:sdt>
                  <w:sdt>
                    <w:sdtPr>
                      <w:id w:val="-883358137"/>
                      <w:tag w:val="goog_rdk_15"/>
                    </w:sdtPr>
                    <w:sdtContent>
                      <w:r w:rsidDel="00000000" w:rsidR="00000000" w:rsidRPr="00000000">
                        <w:rPr>
                          <w:rtl w:val="0"/>
                          <w:rPrChange w:author="Cristiano" w:id="5" w:date="2025-11-16T15:17:59Z">
                            <w:rPr/>
                          </w:rPrChange>
                        </w:rPr>
                        <w:t xml:space="preserve"> falhas e desvios (ex: simulação de cenários), gerando </w:t>
                      </w:r>
                    </w:sdtContent>
                  </w:sdt>
                  <w:sdt>
                    <w:sdtPr>
                      <w:id w:val="2059725722"/>
                      <w:tag w:val="goog_rdk_16"/>
                    </w:sdtPr>
                    <w:sdtContent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  <w:rPrChange w:author="Cristiano" w:id="5" w:date="2025-11-16T15:17:59Z">
                            <w:rPr/>
                          </w:rPrChange>
                        </w:rPr>
                        <w:t xml:space="preserve">recomendações</w:t>
                      </w:r>
                    </w:sdtContent>
                  </w:sdt>
                  <w:sdt>
                    <w:sdtPr>
                      <w:id w:val="336895023"/>
                      <w:tag w:val="goog_rdk_17"/>
                    </w:sdtPr>
                    <w:sdtContent>
                      <w:r w:rsidDel="00000000" w:rsidR="00000000" w:rsidRPr="00000000">
                        <w:rPr>
                          <w:rtl w:val="0"/>
                          <w:rPrChange w:author="Cristiano" w:id="5" w:date="2025-11-16T15:17:59Z">
                            <w:rPr/>
                          </w:rPrChange>
                        </w:rPr>
                        <w:t xml:space="preserve"> para a gestão.</w:t>
                      </w:r>
                    </w:sdtContent>
                  </w:sdt>
                </w:ins>
              </w:sdtContent>
            </w:sdt>
            <w:sdt>
              <w:sdtPr>
                <w:id w:val="-932337425"/>
                <w:tag w:val="goog_rdk_18"/>
              </w:sdtPr>
              <w:sdtContent>
                <w:del w:author="Cristiano" w:id="4" w:date="2025-11-16T15:17:59Z"/>
                <w:sdt>
                  <w:sdtPr>
                    <w:id w:val="-687297366"/>
                    <w:tag w:val="goog_rdk_19"/>
                  </w:sdtPr>
                  <w:sdtContent>
                    <w:del w:author="Cristiano" w:id="4" w:date="2025-11-16T15:17:59Z">
                      <w:r w:rsidDel="00000000" w:rsidR="00000000" w:rsidRPr="00000000">
                        <w:rPr>
                          <w:rtl w:val="0"/>
                          <w:rPrChange w:author="Cristiano" w:id="5" w:date="2025-11-16T15:17:59Z">
                            <w:rPr/>
                          </w:rPrChange>
                        </w:rPr>
                        <w:delText xml:space="preserve">A integração é suportada por análises preditivas e inteligência digital, permitindo ajustes automáticos em planejamento e execução.</w:delText>
                      </w:r>
                    </w:del>
                  </w:sdtContent>
                </w:sdt>
                <w:del w:author="Cristiano" w:id="4" w:date="2025-11-16T15:17:59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sdt>
              <w:sdtPr>
                <w:id w:val="-500673713"/>
                <w:tag w:val="goog_rdk_21"/>
              </w:sdtPr>
              <w:sdtContent>
                <w:ins w:author="Cristiano" w:id="6" w:date="2025-11-16T15:18:12Z"/>
                <w:sdt>
                  <w:sdtPr>
                    <w:id w:val="666210437"/>
                    <w:tag w:val="goog_rdk_22"/>
                  </w:sdtPr>
                  <w:sdtContent>
                    <w:ins w:author="Cristiano" w:id="6" w:date="2025-11-16T15:18:12Z">
                      <w:r w:rsidDel="00000000" w:rsidR="00000000" w:rsidRPr="00000000">
                        <w:rPr>
                          <w:rtl w:val="0"/>
                          <w:rPrChange w:author="Cristiano" w:id="7" w:date="2025-11-16T15:18:12Z">
                            <w:rPr/>
                          </w:rPrChange>
                        </w:rPr>
                        <w:t xml:space="preserve">Todos os níveis (sensores, operação e gestão) estão totalmente integrados e sincronizados, permitindo </w:t>
                      </w:r>
                    </w:ins>
                  </w:sdtContent>
                </w:sdt>
                <w:ins w:author="Cristiano" w:id="6" w:date="2025-11-16T15:18:12Z">
                  <w:sdt>
                    <w:sdtPr>
                      <w:id w:val="2064198412"/>
                      <w:tag w:val="goog_rdk_23"/>
                    </w:sdtPr>
                    <w:sdtContent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  <w:rPrChange w:author="Cristiano" w:id="7" w:date="2025-11-16T15:18:12Z">
                            <w:rPr/>
                          </w:rPrChange>
                        </w:rPr>
                        <w:t xml:space="preserve">decisões autônomas e adaptativas</w:t>
                      </w:r>
                    </w:sdtContent>
                  </w:sdt>
                  <w:sdt>
                    <w:sdtPr>
                      <w:id w:val="618914200"/>
                      <w:tag w:val="goog_rdk_24"/>
                    </w:sdtPr>
                    <w:sdtContent>
                      <w:r w:rsidDel="00000000" w:rsidR="00000000" w:rsidRPr="00000000">
                        <w:rPr>
                          <w:rtl w:val="0"/>
                          <w:rPrChange w:author="Cristiano" w:id="7" w:date="2025-11-16T15:18:12Z">
                            <w:rPr/>
                          </w:rPrChange>
                        </w:rPr>
                        <w:t xml:space="preserve"> (ex: o sistema se auto-optimiza) sem intervenção humana.</w:t>
                      </w:r>
                    </w:sdtContent>
                  </w:sdt>
                </w:ins>
              </w:sdtContent>
            </w:sdt>
            <w:sdt>
              <w:sdtPr>
                <w:id w:val="-1113699408"/>
                <w:tag w:val="goog_rdk_25"/>
              </w:sdtPr>
              <w:sdtContent>
                <w:del w:author="Cristiano" w:id="6" w:date="2025-11-16T15:18:12Z"/>
                <w:sdt>
                  <w:sdtPr>
                    <w:id w:val="1268252860"/>
                    <w:tag w:val="goog_rdk_26"/>
                  </w:sdtPr>
                  <w:sdtContent>
                    <w:del w:author="Cristiano" w:id="6" w:date="2025-11-16T15:18:12Z">
                      <w:r w:rsidDel="00000000" w:rsidR="00000000" w:rsidRPr="00000000">
                        <w:rPr>
                          <w:rtl w:val="0"/>
                          <w:rPrChange w:author="Cristiano" w:id="7" w:date="2025-11-16T15:18:12Z">
                            <w:rPr/>
                          </w:rPrChange>
                        </w:rPr>
                        <w:delText xml:space="preserve">Todos os níveis (sensores, operação e gestão) estão totalmente integrados e sincronizados em tempo real, com decisões autônomas e adaptativas.</w:delText>
                      </w:r>
                    </w:del>
                  </w:sdtContent>
                </w:sdt>
                <w:del w:author="Cristiano" w:id="6" w:date="2025-11-16T15:18:12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widowControl w:val="0"/>
              <w:spacing w:after="120" w:before="120" w:line="240" w:lineRule="auto"/>
              <w:jc w:val="left"/>
              <w:rPr/>
            </w:pPr>
            <w:bookmarkStart w:colFirst="0" w:colLast="0" w:name="_heading=h.5j3tu9lj857i" w:id="10"/>
            <w:bookmarkEnd w:id="10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Diagramas de arquitetura de sistemas (ERP, MES, SCADA, PLC).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de logs de integração e fluxos de dados.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 de desempenho de sistemas interligados.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 técnica de APIs, middleware e protocolos de integração.</w:t>
              <w:br w:type="textWrapping"/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processos automatizados entre ERP e MES.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médio de sincronização entre eventos de produção e registros no ERP</w:t>
            </w:r>
            <w:sdt>
              <w:sdtPr>
                <w:id w:val="-1556639152"/>
                <w:tag w:val="goog_rdk_27"/>
              </w:sdtPr>
              <w:sdtContent>
                <w:ins w:author="Cristiano" w:id="8" w:date="2025-11-16T15:18:50Z">
                  <w:r w:rsidDel="00000000" w:rsidR="00000000" w:rsidRPr="00000000">
                    <w:rPr>
                      <w:rtl w:val="0"/>
                    </w:rPr>
                    <w:t xml:space="preserve"> (Ex: D+1, &lt;4h, &lt;1min, tempo real).</w:t>
                  </w:r>
                </w:ins>
              </w:sdtContent>
            </w:sdt>
            <w:sdt>
              <w:sdtPr>
                <w:id w:val="618946266"/>
                <w:tag w:val="goog_rdk_28"/>
              </w:sdtPr>
              <w:sdtContent>
                <w:del w:author="Cristiano" w:id="8" w:date="2025-11-16T15:18:50Z">
                  <w:r w:rsidDel="00000000" w:rsidR="00000000" w:rsidRPr="00000000">
                    <w:rPr>
                      <w:rtl w:val="0"/>
                    </w:rPr>
                    <w:delText xml:space="preserve">.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consistência de dados entre sistemas.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dados operacionais utilizados em decisões corporativas.</w:t>
              <w:br w:type="textWrapping"/>
            </w:r>
          </w:p>
          <w:p w:rsidR="00000000" w:rsidDel="00000000" w:rsidP="00000000" w:rsidRDefault="00000000" w:rsidRPr="00000000" w14:paraId="00000043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Ausência de integração; dados isolados.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Integração manual e pontual.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Comunicação digital, mas com baixa automação.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Troca automatizada entre MES e ERP.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Consolidação de indicadores e visibilidade corporativa.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Integração preditiva e ajustes automatizados.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Integração total, adaptativa e autônoma entre todos os níveis.</w:t>
              <w:br w:type="textWrapping"/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equipes de TI, automação e planejamento.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documental de fluxos de integração e logs de sistemas.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de processos de sincronização e atualização de dados.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de painéis de controle e relatórios de integração.</w:t>
              <w:br w:type="textWrapping"/>
            </w:r>
          </w:p>
        </w:tc>
      </w:tr>
    </w:tbl>
    <w:sdt>
      <w:sdtPr>
        <w:id w:val="-1334284394"/>
        <w:tag w:val="goog_rdk_31"/>
      </w:sdtPr>
      <w:sdtContent>
        <w:p w:rsidR="00000000" w:rsidDel="00000000" w:rsidP="00000000" w:rsidRDefault="00000000" w:rsidRPr="00000000" w14:paraId="00000050">
          <w:pPr>
            <w:rPr>
              <w:del w:author="Cristiano" w:id="9" w:date="2025-11-16T15:06:01Z"/>
            </w:rPr>
          </w:pPr>
          <w:sdt>
            <w:sdtPr>
              <w:id w:val="-1950822796"/>
              <w:tag w:val="goog_rdk_30"/>
            </w:sdtPr>
            <w:sdtContent>
              <w:del w:author="Cristiano" w:id="9" w:date="2025-11-16T15:06:01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1611504131"/>
        <w:tag w:val="goog_rdk_35"/>
      </w:sdtPr>
      <w:sdtContent>
        <w:p w:rsidR="00000000" w:rsidDel="00000000" w:rsidP="00000000" w:rsidRDefault="00000000" w:rsidRPr="00000000" w14:paraId="00000051">
          <w:pPr>
            <w:pStyle w:val="Heading1"/>
            <w:ind w:left="0" w:firstLine="0"/>
            <w:rPr>
              <w:ins w:author="Cristiano" w:id="10" w:date="2025-11-16T15:06:05Z"/>
              <w:rPrChange w:author="Cristiano" w:id="11" w:date="2025-11-16T15:06:05Z">
                <w:rPr/>
              </w:rPrChange>
            </w:rPr>
          </w:pPr>
          <w:sdt>
            <w:sdtPr>
              <w:id w:val="1110872263"/>
              <w:tag w:val="goog_rdk_33"/>
            </w:sdtPr>
            <w:sdtContent>
              <w:ins w:author="Cristiano" w:id="10" w:date="2025-11-16T15:06:05Z">
                <w:r w:rsidDel="00000000" w:rsidR="00000000" w:rsidRPr="00000000">
                  <w:br w:type="page"/>
                </w:r>
              </w:ins>
              <w:sdt>
                <w:sdtPr>
                  <w:id w:val="1725477826"/>
                  <w:tag w:val="goog_rdk_34"/>
                </w:sdtPr>
                <w:sdtContent>
                  <w:ins w:author="Cristiano" w:id="10" w:date="2025-11-16T15:06:05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ristiano" w:id="10" w:date="2025-11-16T15:06:05Z">
                <w:bookmarkStart w:colFirst="0" w:colLast="0" w:name="_heading=h.i87hp6zg8bv1" w:id="11"/>
                <w:bookmarkEnd w:id="11"/>
              </w:ins>
            </w:sdtContent>
          </w:sdt>
        </w:p>
      </w:sdtContent>
    </w:sdt>
    <w:p w:rsidR="00000000" w:rsidDel="00000000" w:rsidP="00000000" w:rsidRDefault="00000000" w:rsidRPr="00000000" w14:paraId="00000052">
      <w:pPr>
        <w:pStyle w:val="Heading1"/>
        <w:ind w:left="0" w:firstLine="0"/>
        <w:rPr/>
      </w:pPr>
      <w:bookmarkStart w:colFirst="0" w:colLast="0" w:name="_heading=h.r0xfp8uhs496" w:id="12"/>
      <w:bookmarkEnd w:id="12"/>
      <w:r w:rsidDel="00000000" w:rsidR="00000000" w:rsidRPr="00000000">
        <w:rPr>
          <w:rtl w:val="0"/>
        </w:rPr>
        <w:t xml:space="preserve">Questão 2 – Sincronização em tempo real entre operação e planejamento</w:t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Até que ponto os dados de produção, manutenção e suprimentos são atualizados em tempo quase real entre o chão de fábrica e o planejamento corporativo, permitindo reações rápidas a mudanças e imprevistos?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Style w:val="Heading2"/>
              <w:widowControl w:val="0"/>
              <w:spacing w:after="0" w:lineRule="auto"/>
              <w:rPr/>
            </w:pPr>
            <w:bookmarkStart w:colFirst="0" w:colLast="0" w:name="_heading=h.gxhaeo2l0yok" w:id="13"/>
            <w:bookmarkEnd w:id="13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Capacidade de sincronizar informações e decisões entre níveis estratégicos e operacionais com base em dados atualizados automaticamente.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widowControl w:val="0"/>
              <w:jc w:val="center"/>
              <w:rPr/>
            </w:pPr>
            <w:bookmarkStart w:colFirst="0" w:colLast="0" w:name="_heading=h.qmn39g8bjs8n" w:id="14"/>
            <w:bookmarkEnd w:id="14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bil0eckubqan" w:id="15"/>
            <w:bookmarkEnd w:id="15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gtre3z3s7v11" w:id="16"/>
            <w:bookmarkEnd w:id="16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atualização de dados entre operação e planejamento é manual e ocorre de forma esporádica, com alto risco de inconsistência.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rotinas formais de atualização, porém sem integração automática; os dados são enviados por planilhas ou relatórios.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Parte dos dados operacionais é registrada digitalmente, mas as atualizações são periódicas e unidirecionais.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operacionais e corporativos estão conectados, permitindo atualizações automatizadas em intervalos regulares.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sincronização é quase em tempo real; dashboards corporativos exibem dados atualizados de produção e manutenção.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after="0" w:line="240" w:lineRule="auto"/>
              <w:jc w:val="center"/>
              <w:rPr/>
            </w:pPr>
            <w:sdt>
              <w:sdtPr>
                <w:id w:val="-1592389378"/>
                <w:tag w:val="goog_rdk_37"/>
              </w:sdtPr>
              <w:sdtContent>
                <w:ins w:author="Cristiano" w:id="12" w:date="2025-11-16T15:19:15Z"/>
                <w:sdt>
                  <w:sdtPr>
                    <w:id w:val="2051858180"/>
                    <w:tag w:val="goog_rdk_38"/>
                  </w:sdtPr>
                  <w:sdtContent>
                    <w:ins w:author="Cristiano" w:id="12" w:date="2025-11-16T15:19:15Z">
                      <w:r w:rsidDel="00000000" w:rsidR="00000000" w:rsidRPr="00000000">
                        <w:rPr>
                          <w:rtl w:val="0"/>
                          <w:rPrChange w:author="Cristiano" w:id="13" w:date="2025-11-16T15:19:15Z">
                            <w:rPr/>
                          </w:rPrChange>
                        </w:rPr>
                        <w:t xml:space="preserve">O replanejamento é </w:t>
                      </w:r>
                    </w:ins>
                  </w:sdtContent>
                </w:sdt>
                <w:ins w:author="Cristiano" w:id="12" w:date="2025-11-16T15:19:15Z">
                  <w:sdt>
                    <w:sdtPr>
                      <w:id w:val="958640003"/>
                      <w:tag w:val="goog_rdk_39"/>
                    </w:sdtPr>
                    <w:sdtContent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  <w:rPrChange w:author="Cristiano" w:id="13" w:date="2025-11-16T15:19:15Z">
                            <w:rPr/>
                          </w:rPrChange>
                        </w:rPr>
                        <w:t xml:space="preserve">preditivo</w:t>
                      </w:r>
                    </w:sdtContent>
                  </w:sdt>
                  <w:sdt>
                    <w:sdtPr>
                      <w:id w:val="-219084074"/>
                      <w:tag w:val="goog_rdk_40"/>
                    </w:sdtPr>
                    <w:sdtContent>
                      <w:r w:rsidDel="00000000" w:rsidR="00000000" w:rsidRPr="00000000">
                        <w:rPr>
                          <w:rtl w:val="0"/>
                          <w:rPrChange w:author="Cristiano" w:id="13" w:date="2025-11-16T15:19:15Z">
                            <w:rPr/>
                          </w:rPrChange>
                        </w:rPr>
                        <w:t xml:space="preserve">: o sistema </w:t>
                      </w:r>
                    </w:sdtContent>
                  </w:sdt>
                  <w:sdt>
                    <w:sdtPr>
                      <w:id w:val="2047096332"/>
                      <w:tag w:val="goog_rdk_41"/>
                    </w:sdtPr>
                    <w:sdtContent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  <w:rPrChange w:author="Cristiano" w:id="13" w:date="2025-11-16T15:19:15Z">
                            <w:rPr/>
                          </w:rPrChange>
                        </w:rPr>
                        <w:t xml:space="preserve">antecipa</w:t>
                      </w:r>
                    </w:sdtContent>
                  </w:sdt>
                  <w:sdt>
                    <w:sdtPr>
                      <w:id w:val="1848965602"/>
                      <w:tag w:val="goog_rdk_42"/>
                    </w:sdtPr>
                    <w:sdtContent>
                      <w:r w:rsidDel="00000000" w:rsidR="00000000" w:rsidRPr="00000000">
                        <w:rPr>
                          <w:rtl w:val="0"/>
                          <w:rPrChange w:author="Cristiano" w:id="13" w:date="2025-11-16T15:19:15Z">
                            <w:rPr/>
                          </w:rPrChange>
                        </w:rPr>
                        <w:t xml:space="preserve"> variações (ex: falta de material, falha de máquina) e </w:t>
                      </w:r>
                    </w:sdtContent>
                  </w:sdt>
                  <w:sdt>
                    <w:sdtPr>
                      <w:id w:val="573880468"/>
                      <w:tag w:val="goog_rdk_43"/>
                    </w:sdtPr>
                    <w:sdtContent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  <w:rPrChange w:author="Cristiano" w:id="13" w:date="2025-11-16T15:19:15Z">
                            <w:rPr/>
                          </w:rPrChange>
                        </w:rPr>
                        <w:t xml:space="preserve">recomenda</w:t>
                      </w:r>
                    </w:sdtContent>
                  </w:sdt>
                  <w:sdt>
                    <w:sdtPr>
                      <w:id w:val="146021652"/>
                      <w:tag w:val="goog_rdk_44"/>
                    </w:sdtPr>
                    <w:sdtContent>
                      <w:r w:rsidDel="00000000" w:rsidR="00000000" w:rsidRPr="00000000">
                        <w:rPr>
                          <w:rtl w:val="0"/>
                          <w:rPrChange w:author="Cristiano" w:id="13" w:date="2025-11-16T15:19:15Z">
                            <w:rPr/>
                          </w:rPrChange>
                        </w:rPr>
                        <w:t xml:space="preserve"> ajustes no planejamento.</w:t>
                      </w:r>
                    </w:sdtContent>
                  </w:sdt>
                </w:ins>
              </w:sdtContent>
            </w:sdt>
            <w:sdt>
              <w:sdtPr>
                <w:id w:val="469598221"/>
                <w:tag w:val="goog_rdk_45"/>
              </w:sdtPr>
              <w:sdtContent>
                <w:del w:author="Cristiano" w:id="12" w:date="2025-11-16T15:19:15Z"/>
                <w:sdt>
                  <w:sdtPr>
                    <w:id w:val="1543831569"/>
                    <w:tag w:val="goog_rdk_46"/>
                  </w:sdtPr>
                  <w:sdtContent>
                    <w:del w:author="Cristiano" w:id="12" w:date="2025-11-16T15:19:15Z">
                      <w:r w:rsidDel="00000000" w:rsidR="00000000" w:rsidRPr="00000000">
                        <w:rPr>
                          <w:rtl w:val="0"/>
                          <w:rPrChange w:author="Cristiano" w:id="13" w:date="2025-11-16T15:19:15Z">
                            <w:rPr/>
                          </w:rPrChange>
                        </w:rPr>
                        <w:delText xml:space="preserve">O replanejamento é automático e preditivo, antecipando variações de demanda e disponibilidade de recursos.</w:delText>
                      </w:r>
                    </w:del>
                  </w:sdtContent>
                </w:sdt>
                <w:del w:author="Cristiano" w:id="12" w:date="2025-11-16T15:19:15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jc w:val="center"/>
              <w:rPr/>
            </w:pPr>
            <w:sdt>
              <w:sdtPr>
                <w:id w:val="2058537548"/>
                <w:tag w:val="goog_rdk_48"/>
              </w:sdtPr>
              <w:sdtContent>
                <w:ins w:author="Cristiano" w:id="14" w:date="2025-11-16T15:19:26Z"/>
                <w:sdt>
                  <w:sdtPr>
                    <w:id w:val="-1824943610"/>
                    <w:tag w:val="goog_rdk_49"/>
                  </w:sdtPr>
                  <w:sdtContent>
                    <w:ins w:author="Cristiano" w:id="14" w:date="2025-11-16T15:19:26Z">
                      <w:r w:rsidDel="00000000" w:rsidR="00000000" w:rsidRPr="00000000">
                        <w:rPr>
                          <w:rtl w:val="0"/>
                          <w:rPrChange w:author="Cristiano" w:id="15" w:date="2025-11-16T15:19:26Z">
                            <w:rPr/>
                          </w:rPrChange>
                        </w:rPr>
                        <w:t xml:space="preserve">A sincronização é total e contínua; sistemas e processos se </w:t>
                      </w:r>
                    </w:ins>
                  </w:sdtContent>
                </w:sdt>
                <w:ins w:author="Cristiano" w:id="14" w:date="2025-11-16T15:19:26Z">
                  <w:sdt>
                    <w:sdtPr>
                      <w:id w:val="-954550355"/>
                      <w:tag w:val="goog_rdk_50"/>
                    </w:sdtPr>
                    <w:sdtContent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  <w:rPrChange w:author="Cristiano" w:id="15" w:date="2025-11-16T15:19:26Z">
                            <w:rPr/>
                          </w:rPrChange>
                        </w:rPr>
                        <w:t xml:space="preserve">ajustam automaticamente</w:t>
                      </w:r>
                    </w:sdtContent>
                  </w:sdt>
                  <w:sdt>
                    <w:sdtPr>
                      <w:id w:val="-472892134"/>
                      <w:tag w:val="goog_rdk_51"/>
                    </w:sdtPr>
                    <w:sdtContent>
                      <w:r w:rsidDel="00000000" w:rsidR="00000000" w:rsidRPr="00000000">
                        <w:rPr>
                          <w:rtl w:val="0"/>
                          <w:rPrChange w:author="Cristiano" w:id="15" w:date="2025-11-16T15:19:26Z">
                            <w:rPr/>
                          </w:rPrChange>
                        </w:rPr>
                        <w:t xml:space="preserve"> em tempo real, com aprendizado autônomo.</w:t>
                      </w:r>
                    </w:sdtContent>
                  </w:sdt>
                </w:ins>
              </w:sdtContent>
            </w:sdt>
            <w:sdt>
              <w:sdtPr>
                <w:id w:val="-20010585"/>
                <w:tag w:val="goog_rdk_52"/>
              </w:sdtPr>
              <w:sdtContent>
                <w:del w:author="Cristiano" w:id="14" w:date="2025-11-16T15:19:26Z"/>
                <w:sdt>
                  <w:sdtPr>
                    <w:id w:val="-605136290"/>
                    <w:tag w:val="goog_rdk_53"/>
                  </w:sdtPr>
                  <w:sdtContent>
                    <w:del w:author="Cristiano" w:id="14" w:date="2025-11-16T15:19:26Z">
                      <w:r w:rsidDel="00000000" w:rsidR="00000000" w:rsidRPr="00000000">
                        <w:rPr>
                          <w:rtl w:val="0"/>
                          <w:rPrChange w:author="Cristiano" w:id="15" w:date="2025-11-16T15:19:26Z">
                            <w:rPr/>
                          </w:rPrChange>
                        </w:rPr>
                        <w:delText xml:space="preserve">A sincronização é total e contínua; sistemas e processos se ajustam automaticamente em tempo real, com aprendizado autônomo.</w:delText>
                      </w:r>
                    </w:del>
                  </w:sdtContent>
                </w:sdt>
                <w:del w:author="Cristiano" w:id="14" w:date="2025-11-16T15:19:26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2"/>
              <w:widowControl w:val="0"/>
              <w:rPr/>
            </w:pPr>
            <w:bookmarkStart w:colFirst="0" w:colLast="0" w:name="_heading=h.5weswrhmg9db" w:id="17"/>
            <w:bookmarkEnd w:id="17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de logs e histórico de atualização de dados.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Diagramas de integração entre ERP, MES e SCADA.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 de sincronização de ordens de produção.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Dashboards e painéis corporativos com indicadores em tempo real.</w:t>
              <w:br w:type="textWrapping"/>
            </w:r>
          </w:p>
          <w:p w:rsidR="00000000" w:rsidDel="00000000" w:rsidP="00000000" w:rsidRDefault="00000000" w:rsidRPr="00000000" w14:paraId="00000071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médio de sincronização entre eventos de chão de fábrica e o ERP.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dados operacionais disponíveis em tempo real.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divergência entre planos e execução.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de resposta entre detecção de anomalias e ajuste do plano.</w:t>
              <w:br w:type="textWrapping"/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Atualização manual e eventual.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Procedimentos formais, mas sem automação.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Dados digitalizados, mas sem sincronização contínua.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Atualizações automáticas regulares.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Dashboards com dados quase em tempo real.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Replanejamento preditivo e automatizado.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3"/>
              </w:numPr>
              <w:spacing w:after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Adaptação autônoma e instantânea de planos e processos.</w:t>
              <w:br w:type="textWrapping"/>
            </w:r>
          </w:p>
          <w:p w:rsidR="00000000" w:rsidDel="00000000" w:rsidP="00000000" w:rsidRDefault="00000000" w:rsidRPr="00000000" w14:paraId="0000007E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equipes de planejamento, manutenção e produção.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do fluxo de atualização entre sistemas.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de relatórios e logs de integração.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Avaliação de dashboards e ferramentas de monitoramento.</w:t>
              <w:br w:type="textWrapping"/>
            </w:r>
          </w:p>
        </w:tc>
      </w:tr>
    </w:tbl>
    <w:sdt>
      <w:sdtPr>
        <w:id w:val="1557997017"/>
        <w:tag w:val="goog_rdk_56"/>
      </w:sdtPr>
      <w:sdtContent>
        <w:p w:rsidR="00000000" w:rsidDel="00000000" w:rsidP="00000000" w:rsidRDefault="00000000" w:rsidRPr="00000000" w14:paraId="00000083">
          <w:pPr>
            <w:rPr>
              <w:del w:author="Cristiano" w:id="16" w:date="2025-11-16T15:10:08Z"/>
            </w:rPr>
          </w:pPr>
          <w:sdt>
            <w:sdtPr>
              <w:id w:val="-1843392109"/>
              <w:tag w:val="goog_rdk_55"/>
            </w:sdtPr>
            <w:sdtContent>
              <w:del w:author="Cristiano" w:id="16" w:date="2025-11-16T15:10:08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1677701031"/>
        <w:tag w:val="goog_rdk_58"/>
      </w:sdtPr>
      <w:sdtContent>
        <w:p w:rsidR="00000000" w:rsidDel="00000000" w:rsidP="00000000" w:rsidRDefault="00000000" w:rsidRPr="00000000" w14:paraId="00000084">
          <w:pPr>
            <w:rPr>
              <w:del w:author="Cristiano" w:id="16" w:date="2025-11-16T15:10:08Z"/>
            </w:rPr>
          </w:pPr>
          <w:sdt>
            <w:sdtPr>
              <w:id w:val="-1345170105"/>
              <w:tag w:val="goog_rdk_57"/>
            </w:sdtPr>
            <w:sdtContent>
              <w:del w:author="Cristiano" w:id="16" w:date="2025-11-16T15:10:08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-1522941122"/>
        <w:tag w:val="goog_rdk_62"/>
      </w:sdtPr>
      <w:sdtContent>
        <w:p w:rsidR="00000000" w:rsidDel="00000000" w:rsidP="00000000" w:rsidRDefault="00000000" w:rsidRPr="00000000" w14:paraId="00000085">
          <w:pPr>
            <w:pStyle w:val="Heading1"/>
            <w:ind w:left="0" w:firstLine="0"/>
            <w:rPr>
              <w:ins w:author="Cristiano" w:id="17" w:date="2025-11-16T15:10:10Z"/>
              <w:b w:val="0"/>
              <w:bCs w:val="0"/>
              <w:rPrChange w:author="Cristiano" w:id="18" w:date="2025-11-16T15:10:10Z">
                <w:rPr/>
              </w:rPrChange>
            </w:rPr>
          </w:pPr>
          <w:sdt>
            <w:sdtPr>
              <w:id w:val="1814533300"/>
              <w:tag w:val="goog_rdk_60"/>
            </w:sdtPr>
            <w:sdtContent>
              <w:ins w:author="Cristiano" w:id="17" w:date="2025-11-16T15:10:10Z">
                <w:r w:rsidDel="00000000" w:rsidR="00000000" w:rsidRPr="00000000">
                  <w:br w:type="page"/>
                </w:r>
              </w:ins>
              <w:sdt>
                <w:sdtPr>
                  <w:id w:val="1050687340"/>
                  <w:tag w:val="goog_rdk_61"/>
                </w:sdtPr>
                <w:sdtContent>
                  <w:ins w:author="Cristiano" w:id="17" w:date="2025-11-16T15:10:10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ristiano" w:id="17" w:date="2025-11-16T15:10:10Z">
                <w:bookmarkStart w:colFirst="0" w:colLast="0" w:name="_heading=h.x9v1g96l2ymt" w:id="18"/>
                <w:bookmarkEnd w:id="18"/>
              </w:ins>
            </w:sdtContent>
          </w:sdt>
        </w:p>
      </w:sdtContent>
    </w:sdt>
    <w:p w:rsidR="00000000" w:rsidDel="00000000" w:rsidP="00000000" w:rsidRDefault="00000000" w:rsidRPr="00000000" w14:paraId="00000086">
      <w:pPr>
        <w:pStyle w:val="Heading1"/>
        <w:ind w:left="0" w:firstLine="0"/>
        <w:rPr/>
      </w:pPr>
      <w:bookmarkStart w:colFirst="0" w:colLast="0" w:name="_heading=h.18d4umnmklpa" w:id="19"/>
      <w:bookmarkEnd w:id="19"/>
      <w:r w:rsidDel="00000000" w:rsidR="00000000" w:rsidRPr="00000000">
        <w:rPr>
          <w:rtl w:val="0"/>
        </w:rPr>
        <w:t xml:space="preserve">Questão 3 – Visibilidade e rastreabilidade da cadeia produtiva</w:t>
      </w:r>
    </w:p>
    <w:tbl>
      <w:tblPr>
        <w:tblStyle w:val="Table1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que grau a organização dispõe de rastreabilidade e visibilidade integrada dos fluxos de materiais, informações e processos ao longo de toda a cadeia produtiva?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2"/>
              <w:widowControl w:val="0"/>
              <w:spacing w:after="0" w:lineRule="auto"/>
              <w:rPr/>
            </w:pPr>
            <w:bookmarkStart w:colFirst="0" w:colLast="0" w:name="_heading=h.2jbrkoulicnk" w:id="20"/>
            <w:bookmarkEnd w:id="20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Habilidade de monitorar o desempenho de ponta a ponta (end-to-end), assegurando integridade e transparência nos dados operacionais.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2"/>
              <w:widowControl w:val="0"/>
              <w:jc w:val="center"/>
              <w:rPr/>
            </w:pPr>
            <w:bookmarkStart w:colFirst="0" w:colLast="0" w:name="_heading=h.1s1hshnnjd76" w:id="21"/>
            <w:bookmarkEnd w:id="21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fbakwr8c24no" w:id="22"/>
            <w:bookmarkEnd w:id="22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4emdi6z0z3ud" w:id="23"/>
            <w:bookmarkEnd w:id="23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organização não possui rastreabilidade formal; o acompanhamento é manual e sem padronização.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registros básicos de produção e materiais, porém sem integração entre sistemas.</w:t>
            </w:r>
            <w:sdt>
              <w:sdtPr>
                <w:id w:val="-1331840992"/>
                <w:tag w:val="goog_rdk_63"/>
              </w:sdtPr>
              <w:sdtContent>
                <w:del w:author="Cristiano" w:id="19" w:date="2025-11-16T15:10:58Z">
                  <w:r w:rsidDel="00000000" w:rsidR="00000000" w:rsidRPr="00000000">
                    <w:rPr>
                      <w:rtl w:val="0"/>
                    </w:rPr>
                    <w:delText xml:space="preserve">      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dados de produção são registrados digitalmente, mas a visibilidade é local e limitada.    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Os sistemas de controle e execução (MES/SCADA) estão interligados, oferecendo visibilidade parcial em painéis de processo.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Há rastreabilidade completa dos processos e produtos; dashboards consolidados permitem diagnóstico e análise de desvios.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visibilidade inclui análises preditivas, identificando potenciais falhas e gargalos antes que ocorram</w:t>
            </w:r>
            <w:sdt>
              <w:sdtPr>
                <w:id w:val="1334191186"/>
                <w:tag w:val="goog_rdk_64"/>
              </w:sdtPr>
              <w:sdtContent>
                <w:ins w:author="Cristiano" w:id="20" w:date="2025-11-16T17:34:49Z">
                  <w:r w:rsidDel="00000000" w:rsidR="00000000" w:rsidRPr="00000000">
                    <w:rPr>
                      <w:rtl w:val="0"/>
                    </w:rPr>
                    <w:t xml:space="preserve"> e sugerindo ações corretivas.</w:t>
                  </w:r>
                </w:ins>
              </w:sdtContent>
            </w:sdt>
            <w:sdt>
              <w:sdtPr>
                <w:id w:val="-1355261138"/>
                <w:tag w:val="goog_rdk_65"/>
              </w:sdtPr>
              <w:sdtContent>
                <w:del w:author="Cristiano" w:id="20" w:date="2025-11-16T17:34:49Z">
                  <w:r w:rsidDel="00000000" w:rsidR="00000000" w:rsidRPr="00000000">
                    <w:rPr>
                      <w:rtl w:val="0"/>
                    </w:rPr>
                    <w:delText xml:space="preserve">.     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  <w:t xml:space="preserve">   </w:t>
              <w:tab/>
              <w:t xml:space="preserve">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 sistema opera de forma autônoma, ajustando processos com base em dados de rastreabilidade em tempo real</w:t>
            </w:r>
            <w:sdt>
              <w:sdtPr>
                <w:id w:val="510239703"/>
                <w:tag w:val="goog_rdk_66"/>
              </w:sdtPr>
              <w:sdtContent>
                <w:ins w:author="Cristiano" w:id="21" w:date="2025-11-16T17:35:15Z">
                  <w:r w:rsidDel="00000000" w:rsidR="00000000" w:rsidRPr="00000000">
                    <w:rPr>
                      <w:rtl w:val="0"/>
                    </w:rPr>
                    <w:t xml:space="preserve"> para evitar gargalos.</w:t>
                  </w:r>
                </w:ins>
              </w:sdtContent>
            </w:sdt>
            <w:sdt>
              <w:sdtPr>
                <w:id w:val="925619950"/>
                <w:tag w:val="goog_rdk_67"/>
              </w:sdtPr>
              <w:sdtContent>
                <w:del w:author="Cristiano" w:id="21" w:date="2025-11-16T17:35:15Z">
                  <w:r w:rsidDel="00000000" w:rsidR="00000000" w:rsidRPr="00000000">
                    <w:rPr>
                      <w:rtl w:val="0"/>
                    </w:rPr>
                    <w:delText xml:space="preserve">.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  <w:t xml:space="preserve">                 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2"/>
              <w:widowControl w:val="0"/>
              <w:rPr/>
            </w:pPr>
            <w:bookmarkStart w:colFirst="0" w:colLast="0" w:name="_heading=h.ie67lg39lzn" w:id="24"/>
            <w:bookmarkEnd w:id="24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de rastreabilidade (ordens de produção, lotes, séries).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 de sistemas MES, SCADA, ERP e IoT.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Dashboards e relatórios de desempenho produtivo.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Documentos de controle de qualidade e manutenção.</w:t>
              <w:br w:type="textWrapping"/>
            </w:r>
          </w:p>
          <w:p w:rsidR="00000000" w:rsidDel="00000000" w:rsidP="00000000" w:rsidRDefault="00000000" w:rsidRPr="00000000" w14:paraId="000000A5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processos e produtos rastreáveis digitalmente.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médio para rastrear a origem de um produto ou evento.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dados visíveis em tempo real.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detecção de falhas antes da ocorrência.</w:t>
              <w:br w:type="textWrapping"/>
            </w:r>
          </w:p>
          <w:p w:rsidR="00000000" w:rsidDel="00000000" w:rsidP="00000000" w:rsidRDefault="00000000" w:rsidRPr="00000000" w14:paraId="000000AA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3"/>
              </w:numPr>
              <w:spacing w:after="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Acompanhamento manual sem registros padronizados.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Registros formais, mas sem integração digital.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Rastreabilidade digital local.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Painéis integrados com dados de processo.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Rastreabilidade completa e visibilidade transversal.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Análise preditiva e alertas automáticos.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Correções autônomas e rastreabilidade em tempo real.</w:t>
            </w:r>
          </w:p>
          <w:p w:rsidR="00000000" w:rsidDel="00000000" w:rsidP="00000000" w:rsidRDefault="00000000" w:rsidRPr="00000000" w14:paraId="000000B2">
            <w:pPr>
              <w:widowControl w:val="0"/>
              <w:spacing w:after="0" w:before="240" w:lin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equipes de produção, qualidade e logística.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Verificação prática de sistemas de rastreabilidade e dashboards.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de relatórios de controle e eventos de produção.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logs de integração entre sistemas.</w:t>
              <w:br w:type="textWrapping"/>
            </w:r>
          </w:p>
        </w:tc>
      </w:tr>
    </w:tbl>
    <w:sdt>
      <w:sdtPr>
        <w:id w:val="1027015729"/>
        <w:tag w:val="goog_rdk_70"/>
      </w:sdtPr>
      <w:sdtContent>
        <w:p w:rsidR="00000000" w:rsidDel="00000000" w:rsidP="00000000" w:rsidRDefault="00000000" w:rsidRPr="00000000" w14:paraId="000000B8">
          <w:pPr>
            <w:rPr>
              <w:del w:author="Cristiano" w:id="22" w:date="2025-11-16T15:11:58Z"/>
            </w:rPr>
          </w:pPr>
          <w:sdt>
            <w:sdtPr>
              <w:id w:val="1941212140"/>
              <w:tag w:val="goog_rdk_69"/>
            </w:sdtPr>
            <w:sdtContent>
              <w:del w:author="Cristiano" w:id="22" w:date="2025-11-16T15:11:58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197141200"/>
        <w:tag w:val="goog_rdk_72"/>
      </w:sdtPr>
      <w:sdtContent>
        <w:p w:rsidR="00000000" w:rsidDel="00000000" w:rsidP="00000000" w:rsidRDefault="00000000" w:rsidRPr="00000000" w14:paraId="000000B9">
          <w:pPr>
            <w:rPr>
              <w:del w:author="Cristiano" w:id="22" w:date="2025-11-16T15:11:58Z"/>
            </w:rPr>
          </w:pPr>
          <w:sdt>
            <w:sdtPr>
              <w:id w:val="-2128897490"/>
              <w:tag w:val="goog_rdk_71"/>
            </w:sdtPr>
            <w:sdtContent>
              <w:del w:author="Cristiano" w:id="22" w:date="2025-11-16T15:11:58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-1067354668"/>
        <w:tag w:val="goog_rdk_74"/>
      </w:sdtPr>
      <w:sdtContent>
        <w:p w:rsidR="00000000" w:rsidDel="00000000" w:rsidP="00000000" w:rsidRDefault="00000000" w:rsidRPr="00000000" w14:paraId="000000BA">
          <w:pPr>
            <w:rPr>
              <w:del w:author="Cristiano" w:id="22" w:date="2025-11-16T15:11:58Z"/>
            </w:rPr>
          </w:pPr>
          <w:sdt>
            <w:sdtPr>
              <w:id w:val="1784121474"/>
              <w:tag w:val="goog_rdk_73"/>
            </w:sdtPr>
            <w:sdtContent>
              <w:del w:author="Cristiano" w:id="22" w:date="2025-11-16T15:11:58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sdt>
      <w:sdtPr>
        <w:id w:val="504057227"/>
        <w:tag w:val="goog_rdk_78"/>
      </w:sdtPr>
      <w:sdtContent>
        <w:p w:rsidR="00000000" w:rsidDel="00000000" w:rsidP="00000000" w:rsidRDefault="00000000" w:rsidRPr="00000000" w14:paraId="000000BB">
          <w:pPr>
            <w:pStyle w:val="Heading1"/>
            <w:ind w:left="0" w:firstLine="0"/>
            <w:rPr>
              <w:ins w:author="Cristiano" w:id="23" w:date="2025-11-16T15:12:11Z"/>
              <w:rPrChange w:author="Cristiano" w:id="24" w:date="2025-11-16T15:12:11Z">
                <w:rPr/>
              </w:rPrChange>
            </w:rPr>
          </w:pPr>
          <w:sdt>
            <w:sdtPr>
              <w:id w:val="-1201886519"/>
              <w:tag w:val="goog_rdk_76"/>
            </w:sdtPr>
            <w:sdtContent>
              <w:ins w:author="Cristiano" w:id="23" w:date="2025-11-16T15:12:11Z">
                <w:r w:rsidDel="00000000" w:rsidR="00000000" w:rsidRPr="00000000">
                  <w:br w:type="page"/>
                </w:r>
              </w:ins>
              <w:sdt>
                <w:sdtPr>
                  <w:id w:val="-1434666097"/>
                  <w:tag w:val="goog_rdk_77"/>
                </w:sdtPr>
                <w:sdtContent>
                  <w:ins w:author="Cristiano" w:id="23" w:date="2025-11-16T15:12:11Z">
                    <w:r w:rsidDel="00000000" w:rsidR="00000000" w:rsidRPr="00000000">
                      <w:rPr>
                        <w:rtl w:val="0"/>
                      </w:rPr>
                    </w:r>
                  </w:ins>
                </w:sdtContent>
              </w:sdt>
              <w:ins w:author="Cristiano" w:id="23" w:date="2025-11-16T15:12:11Z">
                <w:bookmarkStart w:colFirst="0" w:colLast="0" w:name="_heading=h.m88fkxr3n99d" w:id="25"/>
                <w:bookmarkEnd w:id="25"/>
              </w:ins>
            </w:sdtContent>
          </w:sdt>
        </w:p>
      </w:sdtContent>
    </w:sdt>
    <w:p w:rsidR="00000000" w:rsidDel="00000000" w:rsidP="00000000" w:rsidRDefault="00000000" w:rsidRPr="00000000" w14:paraId="000000BC">
      <w:pPr>
        <w:pStyle w:val="Heading1"/>
        <w:ind w:left="0" w:firstLine="0"/>
        <w:rPr/>
      </w:pPr>
      <w:bookmarkStart w:colFirst="0" w:colLast="0" w:name="_heading=h.c7w2d1amltq" w:id="26"/>
      <w:bookmarkEnd w:id="26"/>
      <w:r w:rsidDel="00000000" w:rsidR="00000000" w:rsidRPr="00000000">
        <w:rPr>
          <w:rtl w:val="0"/>
        </w:rPr>
        <w:t xml:space="preserve">Questão 4 – Governança e padronização de dados entre sistemas</w:t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a organização assegura que os dados trocados entre diferentes sistemas e níveis hierárquicos sejam padronizados, coerentes e de alta qualidade?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2"/>
              <w:widowControl w:val="0"/>
              <w:spacing w:after="0" w:lineRule="auto"/>
              <w:rPr/>
            </w:pPr>
            <w:bookmarkStart w:colFirst="0" w:colLast="0" w:name="_heading=h.e5fpq6etrqb8" w:id="27"/>
            <w:bookmarkEnd w:id="27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Existência e maturidade de modelos de dados unificados e mecanismos de governança que garantam integridade e interoperabilidade.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2"/>
              <w:widowControl w:val="0"/>
              <w:jc w:val="center"/>
              <w:rPr/>
            </w:pPr>
            <w:bookmarkStart w:colFirst="0" w:colLast="0" w:name="_heading=h.58j06ymve4gu" w:id="28"/>
            <w:bookmarkEnd w:id="28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a1euzeaks1nb" w:id="29"/>
            <w:bookmarkEnd w:id="29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s80uak74c66b" w:id="30"/>
            <w:bookmarkEnd w:id="30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Não há padronização ou controle de qualidade de dados; cada sistema adota modelos próprios.   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padrões básicos de nomenclatura e documentação de dados, mas sem política formal de governança.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padronização é parcialmente digitalizada e aplicada a alguns sistemas de forma isolada.     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Há um modelo de dados corporativo aplicado de forma consistente entre sistemas-chave (ERP, MES, SCADA).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governança de dados é formalizada, com indicadores de qualidade, catálogos e monitoramento de consistência.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Sistemas utilizam validações automáticas e algoritmos para detectar </w:t>
            </w:r>
            <w:sdt>
              <w:sdtPr>
                <w:id w:val="802228324"/>
                <w:tag w:val="goog_rdk_79"/>
              </w:sdtPr>
              <w:sdtContent>
                <w:ins w:author="Cristiano" w:id="25" w:date="2025-11-16T17:37:48Z"/>
                <w:sdt>
                  <w:sdtPr>
                    <w:id w:val="375535235"/>
                    <w:tag w:val="goog_rdk_80"/>
                  </w:sdtPr>
                  <w:sdtContent>
                    <w:ins w:author="Cristiano" w:id="25" w:date="2025-11-16T17:37:48Z"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  <w:rPrChange w:author="Cristiano" w:id="26" w:date="2025-11-16T17:37:48Z">
                            <w:rPr/>
                          </w:rPrChange>
                        </w:rPr>
                        <w:t xml:space="preserve">e prever</w:t>
                      </w:r>
                    </w:ins>
                  </w:sdtContent>
                </w:sdt>
                <w:ins w:author="Cristiano" w:id="25" w:date="2025-11-16T17:37:48Z">
                  <w:sdt>
                    <w:sdtPr>
                      <w:id w:val="1567660735"/>
                      <w:tag w:val="goog_rdk_81"/>
                    </w:sdtPr>
                    <w:sdtContent>
                      <w:r w:rsidDel="00000000" w:rsidR="00000000" w:rsidRPr="00000000">
                        <w:rPr>
                          <w:rtl w:val="0"/>
                          <w:rPrChange w:author="Cristiano" w:id="26" w:date="2025-11-16T17:37:48Z">
                            <w:rPr/>
                          </w:rPrChange>
                        </w:rPr>
                        <w:t xml:space="preserve"> inconsistências </w:t>
                      </w:r>
                    </w:sdtContent>
                  </w:sdt>
                  <w:sdt>
                    <w:sdtPr>
                      <w:id w:val="2057544667"/>
                      <w:tag w:val="goog_rdk_82"/>
                    </w:sdtPr>
                    <w:sdtContent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  <w:rPrChange w:author="Cristiano" w:id="26" w:date="2025-11-16T17:37:48Z">
                            <w:rPr/>
                          </w:rPrChange>
                        </w:rPr>
                        <w:t xml:space="preserve">antes de impactarem</w:t>
                      </w:r>
                    </w:sdtContent>
                  </w:sdt>
                  <w:sdt>
                    <w:sdtPr>
                      <w:id w:val="-1300136791"/>
                      <w:tag w:val="goog_rdk_83"/>
                    </w:sdtPr>
                    <w:sdtContent>
                      <w:r w:rsidDel="00000000" w:rsidR="00000000" w:rsidRPr="00000000">
                        <w:rPr>
                          <w:rtl w:val="0"/>
                          <w:rPrChange w:author="Cristiano" w:id="26" w:date="2025-11-16T17:37:48Z">
                            <w:rPr/>
                          </w:rPrChange>
                        </w:rPr>
                        <w:t xml:space="preserve"> processos, recomendando correções. </w:t>
                      </w:r>
                    </w:sdtContent>
                  </w:sdt>
                </w:ins>
              </w:sdtContent>
            </w:sdt>
            <w:sdt>
              <w:sdtPr>
                <w:id w:val="222484171"/>
                <w:tag w:val="goog_rdk_84"/>
              </w:sdtPr>
              <w:sdtContent>
                <w:del w:author="Cristiano" w:id="25" w:date="2025-11-16T17:37:48Z"/>
                <w:sdt>
                  <w:sdtPr>
                    <w:id w:val="1167495519"/>
                    <w:tag w:val="goog_rdk_85"/>
                  </w:sdtPr>
                  <w:sdtContent>
                    <w:del w:author="Cristiano" w:id="25" w:date="2025-11-16T17:37:48Z">
                      <w:r w:rsidDel="00000000" w:rsidR="00000000" w:rsidRPr="00000000">
                        <w:rPr>
                          <w:rtl w:val="0"/>
                          <w:rPrChange w:author="Cristiano" w:id="26" w:date="2025-11-16T17:37:48Z">
                            <w:rPr/>
                          </w:rPrChange>
                        </w:rPr>
                        <w:delText xml:space="preserve">e corrigir inconsistências antes de impactar processos. </w:delText>
                      </w:r>
                    </w:del>
                  </w:sdtContent>
                </w:sdt>
                <w:del w:author="Cristiano" w:id="25" w:date="2025-11-16T17:37:48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padronização é dinâmica e autoajustável; os sistemas garantem coerência e integridade em tempo real de forma autônoma</w:t>
            </w:r>
            <w:sdt>
              <w:sdtPr>
                <w:id w:val="-1614767594"/>
                <w:tag w:val="goog_rdk_86"/>
              </w:sdtPr>
              <w:sdtContent>
                <w:ins w:author="Cristiano" w:id="27" w:date="2025-11-16T17:38:17Z">
                  <w:r w:rsidDel="00000000" w:rsidR="00000000" w:rsidRPr="00000000">
                    <w:rPr>
                      <w:rtl w:val="0"/>
                    </w:rPr>
                    <w:t xml:space="preserve">, corrigindo ou bloqueando dados inconsistentes na origem.</w:t>
                  </w:r>
                </w:ins>
              </w:sdtContent>
            </w:sdt>
            <w:sdt>
              <w:sdtPr>
                <w:id w:val="-70739053"/>
                <w:tag w:val="goog_rdk_87"/>
              </w:sdtPr>
              <w:sdtContent>
                <w:del w:author="Cristiano" w:id="27" w:date="2025-11-16T17:38:17Z">
                  <w:r w:rsidDel="00000000" w:rsidR="00000000" w:rsidRPr="00000000">
                    <w:rPr>
                      <w:rtl w:val="0"/>
                    </w:rPr>
                    <w:delText xml:space="preserve">.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  <w:t xml:space="preserve">    </w:t>
            </w:r>
          </w:p>
        </w:tc>
      </w:tr>
    </w:tbl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2"/>
              <w:widowControl w:val="0"/>
              <w:rPr/>
            </w:pPr>
            <w:bookmarkStart w:colFirst="0" w:colLast="0" w:name="_heading=h.ro7lwsyyzqbj" w:id="31"/>
            <w:bookmarkEnd w:id="31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0D7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Política de governança de dados e padrões de integração.</w:t>
            </w:r>
          </w:p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 de modelos de dados e dicionários corporativos.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 de integração e relatórios de consistência de dados.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de auditorias de dados e validações automáticas.</w:t>
              <w:br w:type="textWrapping"/>
            </w:r>
          </w:p>
          <w:p w:rsidR="00000000" w:rsidDel="00000000" w:rsidP="00000000" w:rsidRDefault="00000000" w:rsidRPr="00000000" w14:paraId="000000DB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sistemas aderentes ao modelo de dados corporativo.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inconsistências de dados detectadas por período.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Taxa de integridade de dados entre sistemas integrados.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médio de correção de erros de sincronização.</w:t>
              <w:br w:type="textWrapping"/>
            </w:r>
          </w:p>
          <w:p w:rsidR="00000000" w:rsidDel="00000000" w:rsidP="00000000" w:rsidRDefault="00000000" w:rsidRPr="00000000" w14:paraId="000000E0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3"/>
              </w:numPr>
              <w:spacing w:after="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Ausência de padrões de dados e governança.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Definição informal de convenções e nomes.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Padrões digitais limitados a sistemas locais.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Modelo de dados corporativo implementado parcialmente.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Governança formal e indicadores de qualidade de dados.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Validações automáticas e correção preditiva de erros.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Padronização adaptativa e gestão autônoma da qualidade de dados.</w:t>
              <w:br w:type="textWrapping"/>
            </w:r>
          </w:p>
          <w:p w:rsidR="00000000" w:rsidDel="00000000" w:rsidP="00000000" w:rsidRDefault="00000000" w:rsidRPr="00000000" w14:paraId="000000E8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equipes de TI, engenharia de dados e automação.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Revisão documental de modelos e padrões de integração.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de rotinas de sincronização e controle de qualidade de dados.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Avaliação de logs de consistência entre sistemas corporativos e operacionais.</w:t>
              <w:br w:type="textWrapping"/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ind w:left="0" w:firstLine="0"/>
        <w:rPr/>
      </w:pPr>
      <w:bookmarkStart w:colFirst="0" w:colLast="0" w:name="_heading=h.jgz3frcp7kl" w:id="32"/>
      <w:bookmarkEnd w:id="32"/>
      <w:r w:rsidDel="00000000" w:rsidR="00000000" w:rsidRPr="00000000">
        <w:rPr>
          <w:rtl w:val="0"/>
        </w:rPr>
        <w:t xml:space="preserve">Questão 5 – Inteligência analítica e integração preditiva</w:t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90"/>
        <w:gridCol w:w="5610"/>
        <w:tblGridChange w:id="0">
          <w:tblGrid>
            <w:gridCol w:w="3390"/>
            <w:gridCol w:w="561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 que medida a organização utiliza análises preditivas, algoritmos ou IA para integrar automaticamente os fluxos de informação e ajustar os processos produtivos em tempo real?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Style w:val="Heading2"/>
              <w:widowControl w:val="0"/>
              <w:spacing w:after="0" w:lineRule="auto"/>
              <w:rPr/>
            </w:pPr>
            <w:bookmarkStart w:colFirst="0" w:colLast="0" w:name="_heading=h.82qrfznwbda6" w:id="33"/>
            <w:bookmarkEnd w:id="33"/>
            <w:r w:rsidDel="00000000" w:rsidR="00000000" w:rsidRPr="00000000">
              <w:rPr>
                <w:rtl w:val="0"/>
              </w:rPr>
              <w:t xml:space="preserve">Capacidade em medição:</w:t>
            </w:r>
          </w:p>
        </w:tc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0" w:line="240" w:lineRule="auto"/>
              <w:jc w:val="left"/>
              <w:rPr/>
            </w:pPr>
            <w:sdt>
              <w:sdtPr>
                <w:id w:val="2092672053"/>
                <w:tag w:val="goog_rdk_89"/>
              </w:sdtPr>
              <w:sdtContent>
                <w:ins w:author="Cristiano" w:id="28" w:date="2025-11-16T17:40:08Z"/>
                <w:sdt>
                  <w:sdtPr>
                    <w:id w:val="1810390343"/>
                    <w:tag w:val="goog_rdk_90"/>
                  </w:sdtPr>
                  <w:sdtContent>
                    <w:ins w:author="Cristiano" w:id="28" w:date="2025-11-16T17:40:08Z">
                      <w:r w:rsidDel="00000000" w:rsidR="00000000" w:rsidRPr="00000000">
                        <w:rPr>
                          <w:rtl w:val="0"/>
                          <w:rPrChange w:author="Cristiano" w:id="29" w:date="2025-11-16T17:40:08Z">
                            <w:rPr/>
                          </w:rPrChange>
                        </w:rPr>
                        <w:t xml:space="preserve">Integração vertical.</w:t>
                      </w:r>
                    </w:ins>
                  </w:sdtContent>
                </w:sdt>
                <w:ins w:author="Cristiano" w:id="28" w:date="2025-11-16T17:40:08Z"/>
              </w:sdtContent>
            </w:sdt>
            <w:sdt>
              <w:sdtPr>
                <w:id w:val="1956689959"/>
                <w:tag w:val="goog_rdk_91"/>
              </w:sdtPr>
              <w:sdtContent>
                <w:del w:author="Cristiano" w:id="28" w:date="2025-11-16T17:40:08Z"/>
                <w:sdt>
                  <w:sdtPr>
                    <w:id w:val="1196094043"/>
                    <w:tag w:val="goog_rdk_92"/>
                  </w:sdtPr>
                  <w:sdtContent>
                    <w:del w:author="Cristiano" w:id="28" w:date="2025-11-16T17:40:08Z">
                      <w:r w:rsidDel="00000000" w:rsidR="00000000" w:rsidRPr="00000000">
                        <w:rPr>
                          <w:rtl w:val="0"/>
                          <w:rPrChange w:author="Cristiano" w:id="29" w:date="2025-11-16T17:40:08Z">
                            <w:rPr/>
                          </w:rPrChange>
                        </w:rPr>
                        <w:delText xml:space="preserve">Grau de utilização de inteligência digital e preditiva para otimizar a integração vertical, antecipar falhas e ajustar processos automaticamente, promovendo aprendizado contínuo.</w:delText>
                      </w:r>
                    </w:del>
                  </w:sdtContent>
                </w:sdt>
                <w:del w:author="Cristiano" w:id="28" w:date="2025-11-16T17:40:08Z"/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7500"/>
        <w:tblGridChange w:id="0">
          <w:tblGrid>
            <w:gridCol w:w="1500"/>
            <w:gridCol w:w="7500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Style w:val="Heading2"/>
              <w:widowControl w:val="0"/>
              <w:jc w:val="center"/>
              <w:rPr/>
            </w:pPr>
            <w:bookmarkStart w:colFirst="0" w:colLast="0" w:name="_heading=h.afa8ni1dhjk1" w:id="34"/>
            <w:bookmarkEnd w:id="34"/>
            <w:r w:rsidDel="00000000" w:rsidR="00000000" w:rsidRPr="00000000">
              <w:rPr>
                <w:rtl w:val="0"/>
              </w:rPr>
              <w:t xml:space="preserve">Respostas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b2k1b2d6loe0" w:id="35"/>
            <w:bookmarkEnd w:id="35"/>
            <w:r w:rsidDel="00000000" w:rsidR="00000000" w:rsidRPr="00000000">
              <w:rPr>
                <w:rtl w:val="0"/>
              </w:rPr>
              <w:t xml:space="preserve">Peso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Style w:val="Heading2"/>
              <w:widowControl w:val="0"/>
              <w:spacing w:after="0" w:lineRule="auto"/>
              <w:jc w:val="center"/>
              <w:rPr/>
            </w:pPr>
            <w:bookmarkStart w:colFirst="0" w:colLast="0" w:name="_heading=h.y9xk6slfsi3h" w:id="36"/>
            <w:bookmarkEnd w:id="36"/>
            <w:r w:rsidDel="00000000" w:rsidR="00000000" w:rsidRPr="00000000">
              <w:rPr>
                <w:rtl w:val="0"/>
              </w:rPr>
              <w:t xml:space="preserve">Item de resposta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organização não utiliza análises preditivas; decisões são baseadas em relatórios manuais e históricos.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Existem iniciativas isoladas de análise de dados, realizadas de forma manual ou experimental.           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Ferramentas digitais registram dados, mas as análises são reativas e voltadas apenas a eventos passados.     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Há uso de relatórios analíticos automatizados e dashboards integrados entre os sistemas de operação e gestão.   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empresa realiza análises de </w:t>
            </w:r>
            <w:sdt>
              <w:sdtPr>
                <w:id w:val="989536758"/>
                <w:tag w:val="goog_rdk_93"/>
              </w:sdtPr>
              <w:sdtContent>
                <w:del w:author="Cristiano" w:id="30" w:date="2025-11-16T17:41:27Z">
                  <w:r w:rsidDel="00000000" w:rsidR="00000000" w:rsidRPr="00000000">
                    <w:rPr>
                      <w:rtl w:val="0"/>
                    </w:rPr>
                    <w:delText xml:space="preserve">correlação e 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  <w:t xml:space="preserve">diagnóstico </w:t>
            </w:r>
            <w:sdt>
              <w:sdtPr>
                <w:id w:val="-2009826375"/>
                <w:tag w:val="goog_rdk_94"/>
              </w:sdtPr>
              <w:sdtContent>
                <w:ins w:author="Cristiano" w:id="31" w:date="2025-11-16T17:41:33Z">
                  <w:r w:rsidDel="00000000" w:rsidR="00000000" w:rsidRPr="00000000">
                    <w:rPr>
                      <w:rtl w:val="0"/>
                    </w:rPr>
                    <w:t xml:space="preserve">(ex. análise de causa raiz)</w:t>
                  </w:r>
                </w:ins>
              </w:sdtContent>
            </w:sdt>
            <w:sdt>
              <w:sdtPr>
                <w:id w:val="2008972750"/>
                <w:tag w:val="goog_rdk_95"/>
              </w:sdtPr>
              <w:sdtContent>
                <w:del w:author="Cristiano" w:id="31" w:date="2025-11-16T17:41:33Z">
                  <w:r w:rsidDel="00000000" w:rsidR="00000000" w:rsidRPr="00000000">
                    <w:rPr>
                      <w:rtl w:val="0"/>
                    </w:rPr>
                    <w:delText xml:space="preserve">de causas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  <w:t xml:space="preserve">, utilizando dados integrados para tomada de decisão.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Modelos analíticos e algoritmos de IA permitem prever falhas e propor ajustes </w:t>
            </w:r>
            <w:sdt>
              <w:sdtPr>
                <w:id w:val="1489385231"/>
                <w:tag w:val="goog_rdk_96"/>
              </w:sdtPr>
              <w:sdtContent>
                <w:ins w:author="Cristiano" w:id="32" w:date="2025-11-16T17:42:10Z">
                  <w:r w:rsidDel="00000000" w:rsidR="00000000" w:rsidRPr="00000000">
                    <w:rPr>
                      <w:rtl w:val="0"/>
                    </w:rPr>
                    <w:t xml:space="preserve">nos</w:t>
                  </w:r>
                </w:ins>
              </w:sdtContent>
            </w:sdt>
            <w:sdt>
              <w:sdtPr>
                <w:id w:val="-1714596666"/>
                <w:tag w:val="goog_rdk_97"/>
              </w:sdtPr>
              <w:sdtContent>
                <w:del w:author="Cristiano" w:id="32" w:date="2025-11-16T17:42:10Z">
                  <w:r w:rsidDel="00000000" w:rsidR="00000000" w:rsidRPr="00000000">
                    <w:rPr>
                      <w:rtl w:val="0"/>
                    </w:rPr>
                    <w:delText xml:space="preserve">automáticos de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  <w:t xml:space="preserve"> processos.     </w:t>
              <w:tab/>
              <w:t xml:space="preserve">                   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 organização opera de forma autônoma e auto</w:t>
            </w:r>
            <w:sdt>
              <w:sdtPr>
                <w:id w:val="-64243579"/>
                <w:tag w:val="goog_rdk_98"/>
              </w:sdtPr>
              <w:sdtContent>
                <w:ins w:author="Cristiano" w:id="33" w:date="2025-11-16T17:42:22Z">
                  <w:r w:rsidDel="00000000" w:rsidR="00000000" w:rsidRPr="00000000">
                    <w:rPr>
                      <w:rtl w:val="0"/>
                    </w:rPr>
                    <w:t xml:space="preserve">didadta</w:t>
                  </w:r>
                </w:ins>
              </w:sdtContent>
            </w:sdt>
            <w:sdt>
              <w:sdtPr>
                <w:id w:val="674634136"/>
                <w:tag w:val="goog_rdk_99"/>
              </w:sdtPr>
              <w:sdtContent>
                <w:del w:author="Cristiano" w:id="33" w:date="2025-11-16T17:42:22Z">
                  <w:r w:rsidDel="00000000" w:rsidR="00000000" w:rsidRPr="00000000">
                    <w:rPr>
                      <w:rtl w:val="0"/>
                    </w:rPr>
                    <w:delText xml:space="preserve">aprendente</w:delText>
                  </w:r>
                </w:del>
              </w:sdtContent>
            </w:sdt>
            <w:r w:rsidDel="00000000" w:rsidR="00000000" w:rsidRPr="00000000">
              <w:rPr>
                <w:rtl w:val="0"/>
              </w:rPr>
              <w:t xml:space="preserve">, ajustando parâmetros em tempo real com base em análises preditivas contínuas. 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740.9765625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Style w:val="Heading2"/>
              <w:widowControl w:val="0"/>
              <w:rPr/>
            </w:pPr>
            <w:bookmarkStart w:colFirst="0" w:colLast="0" w:name="_heading=h.2p2hnx4wbchx" w:id="37"/>
            <w:bookmarkEnd w:id="37"/>
            <w:r w:rsidDel="00000000" w:rsidR="00000000" w:rsidRPr="00000000">
              <w:rPr>
                <w:rtl w:val="0"/>
              </w:rPr>
              <w:t xml:space="preserve">Possíveis fontes de evidências: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A) Artefatos e onde buscar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Relatórios e dashboards analíticos (BI, IoT, MES, ERP).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Registros de uso de algoritmos preditivos e de IA.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Logs de simulações e ajustes automáticos de processos.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2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Documentação de integração entre sistemas de dados e analytics.</w:t>
              <w:br w:type="textWrapping"/>
            </w:r>
          </w:p>
          <w:p w:rsidR="00000000" w:rsidDel="00000000" w:rsidP="00000000" w:rsidRDefault="00000000" w:rsidRPr="00000000" w14:paraId="0000010F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B) Métricas/KPIs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Percentual de processos com suporte de análise preditiva.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1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Redução de falhas ou paradas não planejadas.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Tempo de resposta entre detecção e correção de desvios.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Precisão dos modelos preditivos implementados.</w:t>
              <w:br w:type="textWrapping"/>
            </w:r>
          </w:p>
          <w:p w:rsidR="00000000" w:rsidDel="00000000" w:rsidP="00000000" w:rsidRDefault="00000000" w:rsidRPr="00000000" w14:paraId="00000114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C) Sinais por nível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3"/>
              </w:numPr>
              <w:spacing w:after="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N0:</w:t>
            </w:r>
            <w:r w:rsidDel="00000000" w:rsidR="00000000" w:rsidRPr="00000000">
              <w:rPr>
                <w:rtl w:val="0"/>
              </w:rPr>
              <w:t xml:space="preserve"> Decisões baseadas em dados históricos manuais.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N1:</w:t>
            </w:r>
            <w:r w:rsidDel="00000000" w:rsidR="00000000" w:rsidRPr="00000000">
              <w:rPr>
                <w:rtl w:val="0"/>
              </w:rPr>
              <w:t xml:space="preserve"> Uso isolado de planilhas ou relatórios simples.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N2:</w:t>
            </w:r>
            <w:r w:rsidDel="00000000" w:rsidR="00000000" w:rsidRPr="00000000">
              <w:rPr>
                <w:rtl w:val="0"/>
              </w:rPr>
              <w:t xml:space="preserve"> Análises digitais descritivas e reativas.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N3:</w:t>
            </w:r>
            <w:r w:rsidDel="00000000" w:rsidR="00000000" w:rsidRPr="00000000">
              <w:rPr>
                <w:rtl w:val="0"/>
              </w:rPr>
              <w:t xml:space="preserve"> Dashboards integrados com indicadores de desempenho.</w:t>
            </w:r>
          </w:p>
          <w:p w:rsidR="00000000" w:rsidDel="00000000" w:rsidP="00000000" w:rsidRDefault="00000000" w:rsidRPr="00000000" w14:paraId="00000119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N4:</w:t>
            </w:r>
            <w:r w:rsidDel="00000000" w:rsidR="00000000" w:rsidRPr="00000000">
              <w:rPr>
                <w:rtl w:val="0"/>
              </w:rPr>
              <w:t xml:space="preserve"> Diagnósticos automáticos e análises de correlação.</w:t>
            </w:r>
          </w:p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N5:</w:t>
            </w:r>
            <w:r w:rsidDel="00000000" w:rsidR="00000000" w:rsidRPr="00000000">
              <w:rPr>
                <w:rtl w:val="0"/>
              </w:rPr>
              <w:t xml:space="preserve"> Modelos preditivos e automação de ajustes.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3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N6:</w:t>
            </w:r>
            <w:r w:rsidDel="00000000" w:rsidR="00000000" w:rsidRPr="00000000">
              <w:rPr>
                <w:rtl w:val="0"/>
              </w:rPr>
              <w:t xml:space="preserve"> Operação adaptativa e aprendizado autônomo em tempo real.</w:t>
            </w:r>
          </w:p>
          <w:p w:rsidR="00000000" w:rsidDel="00000000" w:rsidP="00000000" w:rsidRDefault="00000000" w:rsidRPr="00000000" w14:paraId="0000011C">
            <w:pPr>
              <w:widowControl w:val="0"/>
              <w:spacing w:after="0" w:before="240" w:line="240" w:lineRule="auto"/>
              <w:ind w:left="72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D) Amostragem</w:t>
            </w:r>
          </w:p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Entrevistas com equipes de TI, engenharia de dados e produção.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Análise de relatórios de desempenho e logs de IA.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Verificação de dashboards preditivos e históricos de ajustes automáticos.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4"/>
              </w:numPr>
              <w:spacing w:after="240" w:before="240"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Observação de casos de uso de machine learning na operação.</w:t>
              <w:br w:type="textWrapping"/>
            </w:r>
          </w:p>
        </w:tc>
      </w:tr>
    </w:tbl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Style w:val="Heading2"/>
              <w:widowControl w:val="0"/>
              <w:spacing w:after="120" w:before="120" w:line="240" w:lineRule="auto"/>
              <w:jc w:val="center"/>
              <w:rPr/>
            </w:pPr>
            <w:bookmarkStart w:colFirst="0" w:colLast="0" w:name="_heading=h.plrvddws6mzz" w:id="38"/>
            <w:bookmarkEnd w:id="38"/>
            <w:r w:rsidDel="00000000" w:rsidR="00000000" w:rsidRPr="00000000">
              <w:rPr>
                <w:rtl w:val="0"/>
              </w:rPr>
              <w:t xml:space="preserve">Glossário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Catálogo de dados:</w:t>
            </w:r>
            <w:r w:rsidDel="00000000" w:rsidR="00000000" w:rsidRPr="00000000">
              <w:rPr>
                <w:rtl w:val="0"/>
              </w:rPr>
              <w:t xml:space="preserve"> Repositório que descreve os elementos, formatos e relacionamentos dos dados corporativos.</w:t>
            </w:r>
          </w:p>
          <w:p w:rsidR="00000000" w:rsidDel="00000000" w:rsidP="00000000" w:rsidRDefault="00000000" w:rsidRPr="00000000" w14:paraId="00000126">
            <w:pPr>
              <w:widowControl w:val="0"/>
              <w:spacing w:after="240" w:before="24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End-to-end:</w:t>
            </w:r>
            <w:r w:rsidDel="00000000" w:rsidR="00000000" w:rsidRPr="00000000">
              <w:rPr>
                <w:rtl w:val="0"/>
              </w:rPr>
              <w:t xml:space="preserve"> Abordagem que cobre todo o fluxo operacional, do início ao fim da cadeia produtiva.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ERP (Enterprise Resource Planning): </w:t>
            </w:r>
            <w:r w:rsidDel="00000000" w:rsidR="00000000" w:rsidRPr="00000000">
              <w:rPr>
                <w:rtl w:val="0"/>
              </w:rPr>
              <w:t xml:space="preserve">Sistema de planejamento de recursos empresariais, responsável por integrar processos de negócios.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Integração preditiva:</w:t>
            </w:r>
            <w:r w:rsidDel="00000000" w:rsidR="00000000" w:rsidRPr="00000000">
              <w:rPr>
                <w:rtl w:val="0"/>
              </w:rPr>
              <w:t xml:space="preserve"> Conexão entre sistemas que permite a antecipação de eventos e o ajuste automático de processos.</w:t>
            </w:r>
          </w:p>
          <w:p w:rsidR="00000000" w:rsidDel="00000000" w:rsidP="00000000" w:rsidRDefault="00000000" w:rsidRPr="00000000" w14:paraId="0000012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Integração vertical:</w:t>
            </w:r>
            <w:r w:rsidDel="00000000" w:rsidR="00000000" w:rsidRPr="00000000">
              <w:rPr>
                <w:rtl w:val="0"/>
              </w:rPr>
              <w:t xml:space="preserve"> Conexão e fluxo de dados contínuo entre sistemas de diferentes níveis da organização.</w:t>
            </w:r>
          </w:p>
          <w:p w:rsidR="00000000" w:rsidDel="00000000" w:rsidP="00000000" w:rsidRDefault="00000000" w:rsidRPr="00000000" w14:paraId="0000012C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Inteligência adaptativa:</w:t>
            </w:r>
            <w:r w:rsidDel="00000000" w:rsidR="00000000" w:rsidRPr="00000000">
              <w:rPr>
                <w:rtl w:val="0"/>
              </w:rPr>
              <w:t xml:space="preserve"> Capacidade dos sistemas de se ajustar automaticamente com base em aprendizado contínuo.</w:t>
              <w:br w:type="textWrapping"/>
            </w:r>
          </w:p>
          <w:p w:rsidR="00000000" w:rsidDel="00000000" w:rsidP="00000000" w:rsidRDefault="00000000" w:rsidRPr="00000000" w14:paraId="0000012E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 (Manufacturing Execution System):</w:t>
            </w:r>
            <w:r w:rsidDel="00000000" w:rsidR="00000000" w:rsidRPr="00000000">
              <w:rPr>
                <w:rtl w:val="0"/>
              </w:rPr>
              <w:t xml:space="preserve"> Sistema de execução de manufatura que conecta o chão de fábrica ao nível corporativo.</w:t>
            </w:r>
          </w:p>
          <w:p w:rsidR="00000000" w:rsidDel="00000000" w:rsidP="00000000" w:rsidRDefault="00000000" w:rsidRPr="00000000" w14:paraId="0000012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-1101926076"/>
              <w:tag w:val="goog_rdk_101"/>
            </w:sdtPr>
            <w:sdtContent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jc w:val="left"/>
                  <w:rPr>
                    <w:ins w:author="Cristiano" w:id="34" w:date="2025-11-16T17:45:00Z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Replanejamento automático:</w:t>
                </w:r>
                <w:r w:rsidDel="00000000" w:rsidR="00000000" w:rsidRPr="00000000">
                  <w:rPr>
                    <w:rtl w:val="0"/>
                  </w:rPr>
                  <w:t xml:space="preserve"> Ajuste dinâmico dos planos de produção ou manutenção com base em dados atualizados.</w:t>
                </w:r>
                <w:sdt>
                  <w:sdtPr>
                    <w:id w:val="1746164931"/>
                    <w:tag w:val="goog_rdk_100"/>
                  </w:sdtPr>
                  <w:sdtContent>
                    <w:ins w:author="Cristiano" w:id="34" w:date="2025-11-16T17:45:00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sdt>
            <w:sdtPr>
              <w:id w:val="761043895"/>
              <w:tag w:val="goog_rdk_103"/>
            </w:sdtPr>
            <w:sdtContent>
              <w:p w:rsidR="00000000" w:rsidDel="00000000" w:rsidP="00000000" w:rsidRDefault="00000000" w:rsidRPr="00000000" w14:paraId="00000131">
                <w:pPr>
                  <w:widowControl w:val="0"/>
                  <w:spacing w:after="0" w:line="240" w:lineRule="auto"/>
                  <w:jc w:val="left"/>
                  <w:rPr>
                    <w:ins w:author="Cristiano" w:id="34" w:date="2025-11-16T17:45:00Z"/>
                  </w:rPr>
                </w:pPr>
                <w:sdt>
                  <w:sdtPr>
                    <w:id w:val="191689076"/>
                    <w:tag w:val="goog_rdk_102"/>
                  </w:sdtPr>
                  <w:sdtContent>
                    <w:ins w:author="Cristiano" w:id="34" w:date="2025-11-16T17:45:00Z">
                      <w:r w:rsidDel="00000000" w:rsidR="00000000" w:rsidRPr="00000000">
                        <w:rPr>
                          <w:rtl w:val="0"/>
                        </w:rPr>
                      </w:r>
                    </w:ins>
                  </w:sdtContent>
                </w:sdt>
              </w:p>
            </w:sdtContent>
          </w:sdt>
          <w:p w:rsidR="00000000" w:rsidDel="00000000" w:rsidP="00000000" w:rsidRDefault="00000000" w:rsidRPr="00000000" w14:paraId="00000132">
            <w:pPr>
              <w:widowControl w:val="0"/>
              <w:spacing w:after="0" w:line="240" w:lineRule="auto"/>
              <w:jc w:val="left"/>
              <w:rPr/>
            </w:pPr>
            <w:sdt>
              <w:sdtPr>
                <w:id w:val="1008734533"/>
                <w:tag w:val="goog_rdk_104"/>
              </w:sdtPr>
              <w:sdtContent>
                <w:ins w:author="Cristiano" w:id="34" w:date="2025-11-16T17:45:00Z"/>
                <w:sdt>
                  <w:sdtPr>
                    <w:id w:val="760867952"/>
                    <w:tag w:val="goog_rdk_105"/>
                  </w:sdtPr>
                  <w:sdtContent>
                    <w:ins w:author="Cristiano" w:id="34" w:date="2025-11-16T17:45:00Z">
                      <w:r w:rsidDel="00000000" w:rsidR="00000000" w:rsidRPr="00000000">
                        <w:rPr>
                          <w:b w:val="1"/>
                          <w:bCs w:val="1"/>
                          <w:rtl w:val="0"/>
                          <w:rPrChange w:author="Cristiano" w:id="35" w:date="2025-11-16T17:45:00Z">
                            <w:rPr/>
                          </w:rPrChange>
                        </w:rPr>
                        <w:t xml:space="preserve">SCADA</w:t>
                      </w:r>
                    </w:ins>
                  </w:sdtContent>
                </w:sdt>
                <w:ins w:author="Cristiano" w:id="34" w:date="2025-11-16T17:45:00Z">
                  <w:sdt>
                    <w:sdtPr>
                      <w:id w:val="1524841693"/>
                      <w:tag w:val="goog_rdk_106"/>
                    </w:sdtPr>
                    <w:sdtContent>
                      <w:r w:rsidDel="00000000" w:rsidR="00000000" w:rsidRPr="00000000">
                        <w:rPr>
                          <w:rtl w:val="0"/>
                          <w:rPrChange w:author="Cristiano" w:id="35" w:date="2025-11-16T17:45:00Z">
                            <w:rPr/>
                          </w:rPrChange>
                        </w:rPr>
                        <w:t xml:space="preserve">: </w:t>
                      </w:r>
                    </w:sdtContent>
                  </w:sdt>
                  <w:sdt>
                    <w:sdtPr>
                      <w:id w:val="-1584288568"/>
                      <w:tag w:val="goog_rdk_107"/>
                    </w:sdtPr>
                    <w:sdtContent>
                      <w:r w:rsidDel="00000000" w:rsidR="00000000" w:rsidRPr="00000000">
                        <w:rPr>
                          <w:rtl w:val="0"/>
                          <w:rPrChange w:author="Cristiano" w:id="35" w:date="2025-11-16T17:45:00Z">
                            <w:rPr/>
                          </w:rPrChange>
                        </w:rPr>
                        <w:t xml:space="preserve">sistemas supervisórios que operam no Nível de Produção (Production level). Sua principal função é monitorar, supervisionar e controlar as linhas de produção.</w:t>
                      </w:r>
                    </w:sdtContent>
                  </w:sdt>
                </w:ins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</w:p>
          <w:p w:rsidR="00000000" w:rsidDel="00000000" w:rsidP="00000000" w:rsidRDefault="00000000" w:rsidRPr="00000000" w14:paraId="0000013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Tempo quase real:</w:t>
            </w:r>
            <w:r w:rsidDel="00000000" w:rsidR="00000000" w:rsidRPr="00000000">
              <w:rPr>
                <w:rtl w:val="0"/>
              </w:rPr>
              <w:t xml:space="preserve"> Intervalo de atualização suficientemente rápido para suportar decisões operacionais imediatas.</w:t>
            </w:r>
          </w:p>
          <w:p w:rsidR="00000000" w:rsidDel="00000000" w:rsidP="00000000" w:rsidRDefault="00000000" w:rsidRPr="00000000" w14:paraId="0000013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Validação automática:</w:t>
            </w:r>
            <w:r w:rsidDel="00000000" w:rsidR="00000000" w:rsidRPr="00000000">
              <w:rPr>
                <w:rtl w:val="0"/>
              </w:rPr>
              <w:t xml:space="preserve"> Processo automatizado de verificação e correção de dados incorretos ou inconsistentes.</w:t>
            </w:r>
          </w:p>
          <w:p w:rsidR="00000000" w:rsidDel="00000000" w:rsidP="00000000" w:rsidRDefault="00000000" w:rsidRPr="00000000" w14:paraId="00000136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Visibilidade operacional:</w:t>
            </w:r>
            <w:r w:rsidDel="00000000" w:rsidR="00000000" w:rsidRPr="00000000">
              <w:rPr>
                <w:rtl w:val="0"/>
              </w:rPr>
              <w:t xml:space="preserve"> Grau de transparência e acesso às informações de produção e desempenho.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Style w:val="Heading2"/>
              <w:widowControl w:val="0"/>
              <w:jc w:val="center"/>
              <w:rPr/>
            </w:pPr>
            <w:bookmarkStart w:colFirst="0" w:colLast="0" w:name="_heading=h.k9g98a3hvmtg" w:id="39"/>
            <w:bookmarkEnd w:id="39"/>
            <w:r w:rsidDel="00000000" w:rsidR="00000000" w:rsidRPr="00000000">
              <w:rPr>
                <w:rtl w:val="0"/>
              </w:rPr>
              <w:t xml:space="preserve">Referências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ACATECH.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Industrie 4.0 Maturity Index. Managing the Digital Transformation of Companies – UPDATE 2020 - acatech - National Academy of Science and Engineering</w:t>
            </w:r>
            <w:r w:rsidDel="00000000" w:rsidR="00000000" w:rsidRPr="00000000">
              <w:rPr>
                <w:rtl w:val="0"/>
              </w:rPr>
              <w:t xml:space="preserve">. Disponível em: &lt;https://en.acatech.de/publication/industrie-4-0-maturity-index-update-2020/download-pdf&gt;. Acesso em: 3 out. 2025.</w:t>
            </w:r>
          </w:p>
          <w:p w:rsidR="00000000" w:rsidDel="00000000" w:rsidP="00000000" w:rsidRDefault="00000000" w:rsidRPr="00000000" w14:paraId="0000013D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ALAGIRI GOVINDASAMY; ARIVARASI ARULARASAN. Readiness and Maturity Assessment Model to Measure the Industry 4.0 Ecosystem.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Lecture notes in electrical engineering</w:t>
            </w:r>
            <w:r w:rsidDel="00000000" w:rsidR="00000000" w:rsidRPr="00000000">
              <w:rPr>
                <w:rtl w:val="0"/>
              </w:rPr>
              <w:t xml:space="preserve">, p. 57–67, 1 jan. 2021.</w:t>
            </w:r>
          </w:p>
          <w:p w:rsidR="00000000" w:rsidDel="00000000" w:rsidP="00000000" w:rsidRDefault="00000000" w:rsidRPr="00000000" w14:paraId="0000013E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BONINI, A. et al. The relationship between leadership and adaptive performance: A systematic review and meta-analysis.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PLOS ONE</w:t>
            </w:r>
            <w:r w:rsidDel="00000000" w:rsidR="00000000" w:rsidRPr="00000000">
              <w:rPr>
                <w:rtl w:val="0"/>
              </w:rPr>
              <w:t xml:space="preserve">, v. 19, p. 1–29, out. 2024.</w:t>
            </w:r>
          </w:p>
          <w:p w:rsidR="00000000" w:rsidDel="00000000" w:rsidP="00000000" w:rsidRDefault="00000000" w:rsidRPr="00000000" w14:paraId="0000013F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DECUYPERE, A.; SCHAUFELI, W. Exploring the Leadership–Engagement Nexus: A Moderated Meta-Analysis and Review of Explaining Mechanisms.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International Journal of Environmental Research and Public Health</w:t>
            </w:r>
            <w:r w:rsidDel="00000000" w:rsidR="00000000" w:rsidRPr="00000000">
              <w:rPr>
                <w:rtl w:val="0"/>
              </w:rPr>
              <w:t xml:space="preserve">, v. 18, n. 16, p. 8592, 2021.</w:t>
            </w:r>
          </w:p>
          <w:p w:rsidR="00000000" w:rsidDel="00000000" w:rsidP="00000000" w:rsidRDefault="00000000" w:rsidRPr="00000000" w14:paraId="00000140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EDB.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SMART INDUSTRY READINESS INDEX - Catalysing the transformation of manufacturing</w:t>
            </w:r>
            <w:r w:rsidDel="00000000" w:rsidR="00000000" w:rsidRPr="00000000">
              <w:rPr>
                <w:rtl w:val="0"/>
              </w:rPr>
              <w:t xml:space="preserve">. [s.l: s.n.]. Disponível em: &lt;https://www.edb.gov.sg/content/dam/edb-en/about-edb/media-releases/news/the-smart-industry-readiness-index/the-sg-smart-industry-readiness-index-whitepaper%20(1).pdf&gt;.</w:t>
            </w:r>
          </w:p>
          <w:p w:rsidR="00000000" w:rsidDel="00000000" w:rsidP="00000000" w:rsidRDefault="00000000" w:rsidRPr="00000000" w14:paraId="00000141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INCIT.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2025</w:t>
            </w:r>
            <w:r w:rsidDel="00000000" w:rsidR="00000000" w:rsidRPr="00000000">
              <w:rPr>
                <w:rtl w:val="0"/>
              </w:rPr>
              <w:t xml:space="preserve">. [s.l: s.n.]. Disponível em: &lt;https://assets.incit.org/large-documents/manual/The_global_smart_industry_readiness_index_initiative_2025-manual.pdf&gt;. Acesso em: 3 out. 2025.</w:t>
            </w:r>
          </w:p>
          <w:p w:rsidR="00000000" w:rsidDel="00000000" w:rsidP="00000000" w:rsidRDefault="00000000" w:rsidRPr="00000000" w14:paraId="00000142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KASAPOĞLU, C. et al. Industry 4.0 maturity assessment in manufacturing enterprises: a mixed-methods approach for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Central European Management Journal</w:t>
            </w:r>
            <w:r w:rsidDel="00000000" w:rsidR="00000000" w:rsidRPr="00000000">
              <w:rPr>
                <w:rtl w:val="0"/>
              </w:rPr>
              <w:t xml:space="preserve">, abr. 2025.</w:t>
            </w:r>
          </w:p>
          <w:p w:rsidR="00000000" w:rsidDel="00000000" w:rsidP="00000000" w:rsidRDefault="00000000" w:rsidRPr="00000000" w14:paraId="00000143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KHASSAWNEH, O.; ELREHAIL, H. The Effect of Participative Leadership Style on Employees’ Performance: The Contingent Role of Institutional Theory.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Administrative Sciences</w:t>
            </w:r>
            <w:r w:rsidDel="00000000" w:rsidR="00000000" w:rsidRPr="00000000">
              <w:rPr>
                <w:rtl w:val="0"/>
              </w:rPr>
              <w:t xml:space="preserve">, v. 12, n. 4, p. 195, 15 dez. 2022.</w:t>
            </w:r>
          </w:p>
          <w:p w:rsidR="00000000" w:rsidDel="00000000" w:rsidP="00000000" w:rsidRDefault="00000000" w:rsidRPr="00000000" w14:paraId="00000144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LIN, W. D. et al. Application of SIRI for Industry 4.0 Maturity Assessment and Analysis.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2021 IEEE International Conference on Industrial Engineering and Engineering Management (IEEM)</w:t>
            </w:r>
            <w:r w:rsidDel="00000000" w:rsidR="00000000" w:rsidRPr="00000000">
              <w:rPr>
                <w:rtl w:val="0"/>
              </w:rPr>
              <w:t xml:space="preserve">, 1 dez. 2019.</w:t>
            </w:r>
          </w:p>
          <w:p w:rsidR="00000000" w:rsidDel="00000000" w:rsidP="00000000" w:rsidRDefault="00000000" w:rsidRPr="00000000" w14:paraId="00000145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SEMERARO, C. et al. A maturity model for evaluating the impact of Industry 4.0 technologies and principles in SMEs.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Manufacturing Letters</w:t>
            </w:r>
            <w:r w:rsidDel="00000000" w:rsidR="00000000" w:rsidRPr="00000000">
              <w:rPr>
                <w:rtl w:val="0"/>
              </w:rPr>
              <w:t xml:space="preserve">, v. 37, p. 61–65, 1 set. 2023.</w:t>
            </w:r>
          </w:p>
          <w:p w:rsidR="00000000" w:rsidDel="00000000" w:rsidP="00000000" w:rsidRDefault="00000000" w:rsidRPr="00000000" w14:paraId="00000146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TOUFIGHI, S. P. et al. Participative leadership, cultural factors, and speaking-up behaviour: An examination of intra-organisational knowledge sharing.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Journal of Innovation &amp; Knowledge</w:t>
            </w:r>
            <w:r w:rsidDel="00000000" w:rsidR="00000000" w:rsidRPr="00000000">
              <w:rPr>
                <w:rtl w:val="0"/>
              </w:rPr>
              <w:t xml:space="preserve">, v. 9, n. 3, p. 100548–100548, 1 jul. 2024.</w:t>
            </w:r>
          </w:p>
          <w:p w:rsidR="00000000" w:rsidDel="00000000" w:rsidP="00000000" w:rsidRDefault="00000000" w:rsidRPr="00000000" w14:paraId="00000147">
            <w:pPr>
              <w:widowControl w:val="0"/>
              <w:spacing w:after="240" w:line="36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WEF.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The Global Smart Industry Readiness Index Initiative: Manufacturing Transformation Insights Report 2022 A R Y 2 0 2 2</w:t>
            </w:r>
            <w:r w:rsidDel="00000000" w:rsidR="00000000" w:rsidRPr="00000000">
              <w:rPr>
                <w:rtl w:val="0"/>
              </w:rPr>
              <w:t xml:space="preserve">. [s.l: s.n.]. Disponível em: &lt;https://www3.weforum.org/docs/WEF_The_Global_Smart_Industry_Readiness_Index_Initiative_2022.pdf&gt;.</w:t>
            </w:r>
          </w:p>
        </w:tc>
      </w:tr>
    </w:tbl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after="1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before="0" w:line="360" w:lineRule="auto"/>
      <w:ind w:left="397" w:right="0" w:hanging="397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120" w:before="120" w:line="240" w:lineRule="auto"/>
      <w:jc w:val="left"/>
    </w:pPr>
    <w:rPr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ind w:left="1080" w:hanging="360"/>
      <w:jc w:val="both"/>
    </w:pPr>
    <w:rPr>
      <w:b w:val="1"/>
      <w:bC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Zm2r2kXSlqbKk3p6uykK7NyeDQ==">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