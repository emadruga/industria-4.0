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i w:val="1"/>
                <w:iCs w:val="1"/>
                <w:sz w:val="24"/>
                <w:szCs w:val="24"/>
              </w:rPr>
            </w:pPr>
            <w:bookmarkStart w:colFirst="0" w:colLast="0" w:name="_heading=h.x64ooovqqu8x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(D11)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3sbq2w8zz6h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Tecnologia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Inteligência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gb4cycxa01jf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integração entre sistemas corporativos (Enterprise) e operacionais (Facility) é um elemento essencial para alcançar inteligência organizacional distribuída. No contexto dos modelos </w:t>
            </w:r>
            <w:sdt>
              <w:sdtPr>
                <w:id w:val="-629264371"/>
                <w:tag w:val="goog_rdk_0"/>
              </w:sdtPr>
              <w:sdtContent>
                <w:ins w:author="Cristiano" w:id="0" w:date="2025-10-31T17:23:16Z"/>
                <w:sdt>
                  <w:sdtPr>
                    <w:id w:val="-1851251783"/>
                    <w:tag w:val="goog_rdk_1"/>
                  </w:sdtPr>
                  <w:sdtContent>
                    <w:ins w:author="Cristiano" w:id="0" w:date="2025-10-31T17:23:16Z"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1" w:date="2025-10-31T17:23:16Z">
                            <w:rPr/>
                          </w:rPrChange>
                        </w:rPr>
                        <w:t xml:space="preserve">A</w:t>
                      </w:r>
                    </w:ins>
                  </w:sdtContent>
                </w:sdt>
                <w:ins w:author="Cristiano" w:id="0" w:date="2025-10-31T17:23:16Z"/>
              </w:sdtContent>
            </w:sdt>
            <w:sdt>
              <w:sdtPr>
                <w:id w:val="1010720093"/>
                <w:tag w:val="goog_rdk_2"/>
              </w:sdtPr>
              <w:sdtContent>
                <w:del w:author="Cristiano" w:id="0" w:date="2025-10-31T17:23:16Z"/>
                <w:sdt>
                  <w:sdtPr>
                    <w:id w:val="340828757"/>
                    <w:tag w:val="goog_rdk_3"/>
                  </w:sdtPr>
                  <w:sdtContent>
                    <w:del w:author="Cristiano" w:id="0" w:date="2025-10-31T17:23:16Z"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1" w:date="2025-10-31T17:23:16Z">
                            <w:rPr>
                              <w:b w:val="1"/>
                              <w:bCs w:val="1"/>
                            </w:rPr>
                          </w:rPrChange>
                        </w:rPr>
                        <w:delText xml:space="preserve">a</w:delText>
                      </w:r>
                    </w:del>
                  </w:sdtContent>
                </w:sdt>
                <w:del w:author="Cristiano" w:id="0" w:date="2025-10-31T17:23:16Z"/>
              </w:sdtContent>
            </w:sdt>
            <w:r w:rsidDel="00000000" w:rsidR="00000000" w:rsidRPr="00000000">
              <w:rPr>
                <w:b w:val="1"/>
                <w:bCs w:val="1"/>
                <w:rtl w:val="0"/>
              </w:rPr>
              <w:t xml:space="preserve">catech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SIRI</w:t>
            </w:r>
            <w:r w:rsidDel="00000000" w:rsidR="00000000" w:rsidRPr="00000000">
              <w:rPr>
                <w:rtl w:val="0"/>
              </w:rPr>
              <w:t xml:space="preserve">, essa integração permite que dados fluam de forma contínua e contextualizada entre níveis estratégicos e operacionais, viabilizando decisões mais rápidas e alinhadas.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Sistemas interoperáveis garantem coerência entre processos, eliminam redundâncias e possibilitam aprendizado organizacional. À medida que a maturidade evolui, a comunicação entre plataformas deixa de ser manual e passa a ocorrer de forma automatizada, inteligente</w:t>
            </w:r>
            <w:sdt>
              <w:sdtPr>
                <w:id w:val="875081536"/>
                <w:tag w:val="goog_rdk_4"/>
              </w:sdtPr>
              <w:sdtContent>
                <w:ins w:author="Cristiano" w:id="2" w:date="2025-10-31T16:58:50Z">
                  <w:r w:rsidDel="00000000" w:rsidR="00000000" w:rsidRPr="00000000">
                    <w:rPr>
                      <w:rtl w:val="0"/>
                    </w:rPr>
                    <w:t xml:space="preserve">, com autoaprendizado</w:t>
                  </w:r>
                </w:ins>
              </w:sdtContent>
            </w:sdt>
            <w:sdt>
              <w:sdtPr>
                <w:id w:val="501097839"/>
                <w:tag w:val="goog_rdk_5"/>
              </w:sdtPr>
              <w:sdtContent>
                <w:del w:author="Cristiano" w:id="2" w:date="2025-10-31T16:58:50Z">
                  <w:r w:rsidDel="00000000" w:rsidR="00000000" w:rsidRPr="00000000">
                    <w:rPr>
                      <w:rtl w:val="0"/>
                    </w:rPr>
                    <w:delText xml:space="preserve"> e autoaprendente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, transformando dados isolados em conhecimento compartilhado em tempo quase real.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heading=h.ssohra4rrgkx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Coleta e integração inteligente de dados;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Qualidade e governança da informação;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e interpretação de dados;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Aprendizado de máquina e automação cognitiva;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Visualização e contextualização da informação;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Capacidade de tomada de decisão baseada em dados integrados;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entre níveis corporativo e operacional;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Automação de fluxos informacionais entre níveis hierárquicos;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Padronização semântica e interoperabilidade de dados;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Ciclos de aprendizado organizacional e melhoria contínua.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ind w:left="0" w:firstLine="0"/>
        <w:rPr/>
      </w:pPr>
      <w:bookmarkStart w:colFirst="0" w:colLast="0" w:name="_heading=h.gn9pjty815s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0" w:firstLine="0"/>
        <w:rPr/>
      </w:pPr>
      <w:bookmarkStart w:colFirst="0" w:colLast="0" w:name="_heading=h.taczjl4ajg7k" w:id="5"/>
      <w:bookmarkEnd w:id="5"/>
      <w:r w:rsidDel="00000000" w:rsidR="00000000" w:rsidRPr="00000000">
        <w:rPr>
          <w:rtl w:val="0"/>
        </w:rPr>
        <w:t xml:space="preserve">Questão 1 - Entrega de informação contextualizada em sistemas de informação auto</w:t>
      </w:r>
      <w:sdt>
        <w:sdtPr>
          <w:id w:val="-1583707048"/>
          <w:tag w:val="goog_rdk_6"/>
        </w:sdtPr>
        <w:sdtContent>
          <w:ins w:author="Cristiano" w:id="3" w:date="2025-11-16T11:42:45Z">
            <w:r w:rsidDel="00000000" w:rsidR="00000000" w:rsidRPr="00000000">
              <w:rPr>
                <w:rtl w:val="0"/>
              </w:rPr>
              <w:t xml:space="preserve">didatas</w:t>
            </w:r>
          </w:ins>
        </w:sdtContent>
      </w:sdt>
      <w:sdt>
        <w:sdtPr>
          <w:id w:val="1884682780"/>
          <w:tag w:val="goog_rdk_7"/>
        </w:sdtPr>
        <w:sdtContent>
          <w:del w:author="Cristiano" w:id="3" w:date="2025-11-16T11:42:45Z">
            <w:r w:rsidDel="00000000" w:rsidR="00000000" w:rsidRPr="00000000">
              <w:rPr>
                <w:rtl w:val="0"/>
              </w:rPr>
              <w:delText xml:space="preserve">aprendentes</w:delText>
            </w:r>
          </w:del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 sistemas de informação da organização conseguem disponibilizar automaticamente informações relevantes e contextualizadas para apoiar decisões em diferentes níveis (operacional e corporativo)?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heading=h.4nbstmycysr" w:id="6"/>
            <w:bookmarkEnd w:id="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de informação contextualizada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heading=h.fsouyi1xoddj" w:id="7"/>
            <w:bookmarkEnd w:id="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heading=h.3ry4scbkpl0g" w:id="8"/>
            <w:bookmarkEnd w:id="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heading=h.op0ft4ud9dmq" w:id="9"/>
            <w:bookmarkEnd w:id="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existe processo formal para entrega de informação; dados permanecem fragmentados, reativos e implícitos.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processos estruturados e formalizados para coleta e registro de dados, mas a contextualização ainda depende de esforço manual.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Dados são registrados em sistemas digitais; relatórios e dashboards fornecem visibilidade básica e transparência operacional.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Sistemas permitem integração local entre áreas; equipes autônomas utilizam métricas contextualizadas para análise e decisão em tempo </w:t>
            </w:r>
            <w:r w:rsidDel="00000000" w:rsidR="00000000" w:rsidRPr="00000000">
              <w:rPr>
                <w:rtl w:val="0"/>
              </w:rPr>
              <w:t xml:space="preserve">quasi</w:t>
            </w:r>
            <w:r w:rsidDel="00000000" w:rsidR="00000000" w:rsidRPr="00000000">
              <w:rPr>
                <w:rtl w:val="0"/>
              </w:rPr>
              <w:t xml:space="preserve">-real.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Informações são consolidadas e comparadas de forma transversal entre unidades (enterprise e facility), permitindo diagnósticos quantificáveis.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Algoritmos </w:t>
            </w:r>
            <w:sdt>
              <w:sdtPr>
                <w:id w:val="-2032386783"/>
                <w:tag w:val="goog_rdk_8"/>
              </w:sdtPr>
              <w:sdtContent>
                <w:del w:author="Cristiano" w:id="4" w:date="2025-11-16T11:43:27Z">
                  <w:r w:rsidDel="00000000" w:rsidR="00000000" w:rsidRPr="00000000">
                    <w:rPr>
                      <w:rtl w:val="0"/>
                    </w:rPr>
                    <w:delText xml:space="preserve">de machine learning 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analisam dados e entregam insights preditivos de forma semiautomática, suportando decisões estratégicas.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opera de forma autodidata, fornecendo informações contextualizadas em tempo real, ajustando recomendações e ações de maneira autônoma.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2xskfo1xy0q3" w:id="10"/>
            <w:bookmarkEnd w:id="1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BI e dashboards corporativos.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e registros de sistemas ERP/MES.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de integração de dados (APIs, Data Lakes, ETL).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auditoria sobre governança de dados.</w:t>
              <w:br w:type="textWrapping"/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para disponibilização de informações relevantes.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Nível de integração entre sistemas (número de interfaces automatizadas vs. manuais).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decisões suportadas por insights de dados.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acurácia dos modelos de previsão.</w:t>
              <w:br w:type="textWrapping"/>
            </w:r>
          </w:p>
          <w:p w:rsidR="00000000" w:rsidDel="00000000" w:rsidP="00000000" w:rsidRDefault="00000000" w:rsidRPr="00000000" w14:paraId="0000004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</w:t>
            </w:r>
            <w:r w:rsidDel="00000000" w:rsidR="00000000" w:rsidRPr="00000000">
              <w:rPr>
                <w:rtl w:val="0"/>
              </w:rPr>
              <w:t xml:space="preserve">: Relatórios isolados em planilhas, dependentes de conhecimento tácito.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</w:t>
            </w:r>
            <w:r w:rsidDel="00000000" w:rsidR="00000000" w:rsidRPr="00000000">
              <w:rPr>
                <w:rtl w:val="0"/>
              </w:rPr>
              <w:t xml:space="preserve">: Procedimentos definidos para coleta de dados, mas sem automação.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</w:t>
            </w:r>
            <w:r w:rsidDel="00000000" w:rsidR="00000000" w:rsidRPr="00000000">
              <w:rPr>
                <w:rtl w:val="0"/>
              </w:rPr>
              <w:t xml:space="preserve">: Relatórios digitais periódicos (mensais/semanal).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</w:t>
            </w:r>
            <w:r w:rsidDel="00000000" w:rsidR="00000000" w:rsidRPr="00000000">
              <w:rPr>
                <w:rtl w:val="0"/>
              </w:rPr>
              <w:t xml:space="preserve">: Dashboards locais em tempo quase real; uso de KPIs departamentais.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</w:t>
            </w:r>
            <w:r w:rsidDel="00000000" w:rsidR="00000000" w:rsidRPr="00000000">
              <w:rPr>
                <w:rtl w:val="0"/>
              </w:rPr>
              <w:t xml:space="preserve">: Consolidação interdepartamental; comparações entre unidades.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</w:t>
            </w:r>
            <w:r w:rsidDel="00000000" w:rsidR="00000000" w:rsidRPr="00000000">
              <w:rPr>
                <w:rtl w:val="0"/>
              </w:rPr>
              <w:t xml:space="preserve">: Modelos preditivos implementados e usados por gestores.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</w:t>
            </w:r>
            <w:r w:rsidDel="00000000" w:rsidR="00000000" w:rsidRPr="00000000">
              <w:rPr>
                <w:rtl w:val="0"/>
              </w:rPr>
              <w:t xml:space="preserve">: Recomendação adaptativa em tempo real, decisões automatizadas ou semi automatizadas.</w:t>
              <w:br w:type="textWrapping"/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gestores de TI, analistas de dados e líderes de operação.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Amostra de relatórios históricos e dashboards recentes.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Demonstração prática de ferramentas de analytics utilizadas.</w:t>
              <w:br w:type="textWrapping"/>
            </w:r>
          </w:p>
        </w:tc>
      </w:tr>
    </w:tbl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left="0" w:firstLine="0"/>
        <w:rPr/>
      </w:pPr>
      <w:bookmarkStart w:colFirst="0" w:colLast="0" w:name="_heading=h.mntzbiwv86gq" w:id="11"/>
      <w:bookmarkEnd w:id="11"/>
      <w:r w:rsidDel="00000000" w:rsidR="00000000" w:rsidRPr="00000000">
        <w:rPr>
          <w:rtl w:val="0"/>
        </w:rPr>
        <w:t xml:space="preserve">Questão 2 - Integração e interoperabilidade entre sistemas corporativos e operacionais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medida os sistemas de informação corporativos (Enterprise) e operacionais (Facility) estão integrados, permitindo o fluxo contínuo e contextualizado de dados entre diferentes níveis da organização?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tpgf7ojck0sx" w:id="12"/>
            <w:bookmarkEnd w:id="12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de informação contextualizada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widowControl w:val="0"/>
              <w:jc w:val="center"/>
              <w:rPr/>
            </w:pPr>
            <w:bookmarkStart w:colFirst="0" w:colLast="0" w:name="_heading=h.f3788ziaa155" w:id="13"/>
            <w:bookmarkEnd w:id="13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sf8bzy1xltgv" w:id="14"/>
            <w:bookmarkEnd w:id="14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udneyugn8ebx" w:id="15"/>
            <w:bookmarkEnd w:id="15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corporativos e operacionais são isolados, sem integração formal; trocas de dados são manuais e pontuais.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interfaces básicas entre alguns sistemas, porém com dependência de processos manuais e falta de padronização.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Fluxos de dados digitalizados, com integração parcial entre alguns sistemas e visibilidade limitada.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Integração local e automatizada entre sistemas operacionais e corporativos; dados consolidados para análise departamental.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Integração transversal entre unidades; dados corporativos e de produção consolidados em bases unificadas e analisáveis.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Integração com inteligência analítica, permitindo previsões baseadas em dados combinados de diferentes níveis.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Interoperabilidade total </w:t>
            </w:r>
            <w:sdt>
              <w:sdtPr>
                <w:id w:val="252498478"/>
                <w:tag w:val="goog_rdk_9"/>
              </w:sdtPr>
              <w:sdtContent>
                <w:del w:author="Cristiano" w:id="5" w:date="2025-11-16T11:44:34Z">
                  <w:r w:rsidDel="00000000" w:rsidR="00000000" w:rsidRPr="00000000">
                    <w:rPr>
                      <w:rtl w:val="0"/>
                    </w:rPr>
                    <w:delText xml:space="preserve">e autodidata 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entre sistemas Enterprise e Facility, com fluxo de dados em tempo real e adaptação automática às mudanças operacionais.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Style w:val="Heading2"/>
              <w:widowControl w:val="0"/>
              <w:rPr/>
            </w:pPr>
            <w:bookmarkStart w:colFirst="0" w:colLast="0" w:name="_heading=h.3r9kgn8s7p9" w:id="16"/>
            <w:bookmarkEnd w:id="16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Diagramas de arquitetura de sistemas e fluxos de dados.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integração (APIs, middleware, gateways IoT).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de interoperabilidade (protocolos, padrões de dados).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sincronização entre ERP, MES e sistemas de automação.</w:t>
              <w:br w:type="textWrapping"/>
            </w:r>
          </w:p>
          <w:p w:rsidR="00000000" w:rsidDel="00000000" w:rsidP="00000000" w:rsidRDefault="00000000" w:rsidRPr="00000000" w14:paraId="0000006E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processos automatizados entre Enterprise e Facility.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de atualização de dados entre sistemas.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integrações automáticas versus manuais.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consistência de dados entre níveis.</w:t>
              <w:br w:type="textWrapping"/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Sistemas isolados, sem comunicação direta.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Integração ocasional via planilhas ou exportações manuais.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Integração parcial e digitalizada em processos-chave.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Sincronização automática entre alguns sistemas locais.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Base de dados unificada e visibilidade interdepartamental.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Modelos analíticos e preditivos baseados em dados integrados.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Sistema autodidata, capaz de ajustar fluxos de integração em tempo real.</w:t>
              <w:br w:type="textWrapping"/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de TI, automação e gestores de operação.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documental de diagramas de sistemas.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Demonstração de painéis de integração em uso.</w:t>
            </w:r>
          </w:p>
        </w:tc>
      </w:tr>
    </w:tbl>
    <w:sdt>
      <w:sdtPr>
        <w:id w:val="-1464737753"/>
        <w:tag w:val="goog_rdk_13"/>
      </w:sdtPr>
      <w:sdtContent>
        <w:p w:rsidR="00000000" w:rsidDel="00000000" w:rsidP="00000000" w:rsidRDefault="00000000" w:rsidRPr="00000000" w14:paraId="0000007F">
          <w:pPr>
            <w:pStyle w:val="Heading1"/>
            <w:ind w:left="0" w:firstLine="0"/>
            <w:rPr>
              <w:ins w:author="Cristiano" w:id="6" w:date="2025-11-16T11:46:13Z"/>
              <w:rPrChange w:author="Cristiano" w:id="7" w:date="2025-11-16T11:46:13Z">
                <w:rPr/>
              </w:rPrChange>
            </w:rPr>
          </w:pPr>
          <w:sdt>
            <w:sdtPr>
              <w:id w:val="-825076880"/>
              <w:tag w:val="goog_rdk_11"/>
            </w:sdtPr>
            <w:sdtContent>
              <w:ins w:author="Cristiano" w:id="6" w:date="2025-11-16T11:46:13Z">
                <w:r w:rsidDel="00000000" w:rsidR="00000000" w:rsidRPr="00000000">
                  <w:br w:type="page"/>
                </w:r>
              </w:ins>
              <w:sdt>
                <w:sdtPr>
                  <w:id w:val="-1450142619"/>
                  <w:tag w:val="goog_rdk_12"/>
                </w:sdtPr>
                <w:sdtContent>
                  <w:ins w:author="Cristiano" w:id="6" w:date="2025-11-16T11:46:13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6" w:date="2025-11-16T11:46:13Z">
                <w:bookmarkStart w:colFirst="0" w:colLast="0" w:name="_heading=h.wcw9pf4pbnkg" w:id="17"/>
                <w:bookmarkEnd w:id="17"/>
              </w:ins>
            </w:sdtContent>
          </w:sdt>
        </w:p>
      </w:sdtContent>
    </w:sdt>
    <w:p w:rsidR="00000000" w:rsidDel="00000000" w:rsidP="00000000" w:rsidRDefault="00000000" w:rsidRPr="00000000" w14:paraId="00000080">
      <w:pPr>
        <w:pStyle w:val="Heading1"/>
        <w:ind w:left="0" w:firstLine="0"/>
        <w:rPr/>
      </w:pPr>
      <w:bookmarkStart w:colFirst="0" w:colLast="0" w:name="_heading=h.na7j8ghyvo58" w:id="18"/>
      <w:bookmarkEnd w:id="18"/>
      <w:r w:rsidDel="00000000" w:rsidR="00000000" w:rsidRPr="00000000">
        <w:rPr>
          <w:rtl w:val="0"/>
        </w:rPr>
        <w:t xml:space="preserve">Questão 3 - Qualidade, confiabilidade e rastreabilidade da informação</w:t>
      </w:r>
    </w:p>
    <w:sdt>
      <w:sdtPr>
        <w:lock w:val="contentLocked"/>
        <w:id w:val="1795632427"/>
        <w:tag w:val="goog_rdk_14"/>
      </w:sdtPr>
      <w:sdtContent>
        <w:tbl>
          <w:tblPr>
            <w:tblStyle w:val="Table1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Até que ponto a organização assegura a qualidade, a rastreabilidade e a confiabilidade das informações geradas e distribuídas por seus sistemas inteligentes?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8u5xu6jmrm84" w:id="19"/>
                <w:bookmarkEnd w:id="19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Aprendizagem e tomada de decisão baseadas em dados</w:t>
                </w:r>
              </w:p>
            </w:tc>
          </w:tr>
        </w:tbl>
      </w:sdtContent>
    </w:sdt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180765508"/>
        <w:tag w:val="goog_rdk_15"/>
      </w:sdtPr>
      <w:sdtContent>
        <w:tbl>
          <w:tblPr>
            <w:tblStyle w:val="Table12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tppaszkrn3cv" w:id="20"/>
                <w:bookmarkEnd w:id="20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jskdwavqst5c" w:id="21"/>
                <w:bookmarkEnd w:id="21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j1bmusud8hjc" w:id="22"/>
                <w:bookmarkEnd w:id="22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Não há controle formal da qualidade </w:t>
                </w:r>
                <w:r w:rsidDel="00000000" w:rsidR="00000000" w:rsidRPr="00000000">
                  <w:rPr>
                    <w:rtl w:val="0"/>
                  </w:rPr>
                  <w:t xml:space="preserve">e rastreabilidade</w:t>
                </w:r>
                <w:r w:rsidDel="00000000" w:rsidR="00000000" w:rsidRPr="00000000">
                  <w:rPr>
                    <w:rtl w:val="0"/>
                  </w:rPr>
                  <w:t xml:space="preserve"> das informações; dados são inconsistentes e não verificados.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Existem procedimentos básicos de verificação manual de dados, mas sem padronização organizacional.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Ferramentas digitais registram dados e logs, porém a validação ainda é parcial e reativa.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corporativos e operacionais integram verificações automáticas e alertas locais de inconsistência.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Indicadores de qualidade e rastreabilidade são monitorados transversalmente, permitindo diagnóstico proativo de falhas.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Mecanismos analíticos e preditivos identificam anomalias e antecipam inconsistências de dados.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sistema corrige automaticamente falhas de qualidade e rastreabilidade em tempo real, assegurando integridade contínua.</w:t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11932678"/>
        <w:tag w:val="goog_rdk_16"/>
      </w:sdtPr>
      <w:sdtContent>
        <w:tbl>
          <w:tblPr>
            <w:tblStyle w:val="Table13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pStyle w:val="Heading2"/>
                  <w:widowControl w:val="0"/>
                  <w:rPr/>
                </w:pPr>
                <w:bookmarkStart w:colFirst="0" w:colLast="0" w:name="_heading=h.7kh0xeimiza3" w:id="23"/>
                <w:bookmarkEnd w:id="23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09B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de logs e trilhas de auditoria.</w:t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Políticas de governança de dados e documentação de metadados.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de controle de qualidade da informação.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Dashboards de monitoramento de integridade e consistência de dados.</w:t>
                  <w:br w:type="textWrapping"/>
                </w:r>
              </w:p>
              <w:p w:rsidR="00000000" w:rsidDel="00000000" w:rsidP="00000000" w:rsidRDefault="00000000" w:rsidRPr="00000000" w14:paraId="0000009F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0A0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inconsistências detectadas e corrigidas automaticamente.</w:t>
                </w:r>
              </w:p>
              <w:p w:rsidR="00000000" w:rsidDel="00000000" w:rsidP="00000000" w:rsidRDefault="00000000" w:rsidRPr="00000000" w14:paraId="000000A1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Taxa de integridade de dados entre sistemas.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Tempo médio de detecção e correção de erros.</w:t>
                </w:r>
              </w:p>
              <w:p w:rsidR="00000000" w:rsidDel="00000000" w:rsidP="00000000" w:rsidRDefault="00000000" w:rsidRPr="00000000" w14:paraId="000000A3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Frequência de falhas de rastreabilidade em auditorias internas.</w:t>
                  <w:br w:type="textWrapping"/>
                </w:r>
              </w:p>
              <w:p w:rsidR="00000000" w:rsidDel="00000000" w:rsidP="00000000" w:rsidRDefault="00000000" w:rsidRPr="00000000" w14:paraId="000000A4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Dados inconsistentes, sem registros ou trilhas de auditoria.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Verificação manual de amostras de dados.</w:t>
                </w:r>
              </w:p>
              <w:p w:rsidR="00000000" w:rsidDel="00000000" w:rsidP="00000000" w:rsidRDefault="00000000" w:rsidRPr="00000000" w14:paraId="000000A7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Logs digitais e relatórios de controle parcial.</w:t>
                </w:r>
              </w:p>
              <w:p w:rsidR="00000000" w:rsidDel="00000000" w:rsidP="00000000" w:rsidRDefault="00000000" w:rsidRPr="00000000" w14:paraId="000000A8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Validação automatizada e alertas de inconsistência.</w:t>
                </w:r>
              </w:p>
              <w:p w:rsidR="00000000" w:rsidDel="00000000" w:rsidP="00000000" w:rsidRDefault="00000000" w:rsidRPr="00000000" w14:paraId="000000A9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Monitoramento contínuo e relatórios transversais de qualidade.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Previsão de anomalias e falhas de integridade.</w:t>
                </w:r>
              </w:p>
              <w:p w:rsidR="00000000" w:rsidDel="00000000" w:rsidP="00000000" w:rsidRDefault="00000000" w:rsidRPr="00000000" w14:paraId="000000AB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Correção autônoma e aprendizado contínuo do sistema para prevenir reincidência.</w:t>
                  <w:br w:type="textWrapping"/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gestores de TI e responsáveis por governança de dados.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Análise de registros de qualidade e relatórios de auditoria.</w:t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Avaliação prática de sistemas de monitoramento e alertas.</w:t>
                </w:r>
              </w:p>
            </w:tc>
          </w:tr>
        </w:tbl>
      </w:sdtContent>
    </w:sdt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276577539"/>
        <w:tag w:val="goog_rdk_20"/>
      </w:sdtPr>
      <w:sdtContent>
        <w:p w:rsidR="00000000" w:rsidDel="00000000" w:rsidP="00000000" w:rsidRDefault="00000000" w:rsidRPr="00000000" w14:paraId="000000B3">
          <w:pPr>
            <w:pStyle w:val="Heading1"/>
            <w:ind w:left="0" w:firstLine="0"/>
            <w:rPr>
              <w:ins w:author="Cristiano" w:id="8" w:date="2025-11-16T11:48:29Z"/>
              <w:rPrChange w:author="Cristiano" w:id="9" w:date="2025-11-16T11:48:29Z">
                <w:rPr>
                  <w:b w:val="1"/>
                  <w:bCs w:val="1"/>
                </w:rPr>
              </w:rPrChange>
            </w:rPr>
          </w:pPr>
          <w:sdt>
            <w:sdtPr>
              <w:id w:val="-2147346670"/>
              <w:tag w:val="goog_rdk_18"/>
            </w:sdtPr>
            <w:sdtContent>
              <w:ins w:author="Cristiano" w:id="8" w:date="2025-11-16T11:48:29Z">
                <w:r w:rsidDel="00000000" w:rsidR="00000000" w:rsidRPr="00000000">
                  <w:br w:type="page"/>
                </w:r>
              </w:ins>
              <w:sdt>
                <w:sdtPr>
                  <w:id w:val="-1119431904"/>
                  <w:tag w:val="goog_rdk_19"/>
                </w:sdtPr>
                <w:sdtContent>
                  <w:ins w:author="Cristiano" w:id="8" w:date="2025-11-16T11:48:29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8" w:date="2025-11-16T11:48:29Z">
                <w:bookmarkStart w:colFirst="0" w:colLast="0" w:name="_heading=h.awd96xqlrvyk" w:id="24"/>
                <w:bookmarkEnd w:id="24"/>
              </w:ins>
            </w:sdtContent>
          </w:sdt>
        </w:p>
      </w:sdtContent>
    </w:sdt>
    <w:p w:rsidR="00000000" w:rsidDel="00000000" w:rsidP="00000000" w:rsidRDefault="00000000" w:rsidRPr="00000000" w14:paraId="000000B4">
      <w:pPr>
        <w:pStyle w:val="Heading1"/>
        <w:ind w:left="0" w:firstLine="0"/>
        <w:rPr/>
      </w:pPr>
      <w:bookmarkStart w:colFirst="0" w:colLast="0" w:name="_heading=h.14est3cbd9b8" w:id="25"/>
      <w:bookmarkEnd w:id="25"/>
      <w:r w:rsidDel="00000000" w:rsidR="00000000" w:rsidRPr="00000000">
        <w:rPr>
          <w:rtl w:val="0"/>
        </w:rPr>
        <w:t xml:space="preserve">Questão 4 - Capacidade analítica e preditiva dos sistemas de informação</w:t>
      </w:r>
    </w:p>
    <w:sdt>
      <w:sdtPr>
        <w:lock w:val="contentLocked"/>
        <w:id w:val="858754131"/>
        <w:tag w:val="goog_rdk_21"/>
      </w:sdtPr>
      <w:sdtContent>
        <w:tbl>
          <w:tblPr>
            <w:tblStyle w:val="Table14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Os sistemas de informação da organização utilizam análises avançadas (analytics, machine learning, IA) para gerar insights preditivos e apoiar decisões antecipadas?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p00iurqz8j1v" w:id="26"/>
                <w:bookmarkEnd w:id="26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Entrega de informação contextualizada</w:t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966935263"/>
        <w:tag w:val="goog_rdk_22"/>
      </w:sdtPr>
      <w:sdtContent>
        <w:tbl>
          <w:tblPr>
            <w:tblStyle w:val="Table15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c4g7nausm5ud" w:id="27"/>
                <w:bookmarkEnd w:id="27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C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x227lfnx4ngk" w:id="28"/>
                <w:bookmarkEnd w:id="28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o60upndrn4n2" w:id="29"/>
                <w:bookmarkEnd w:id="29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Não há uso estruturado de análises; decisões baseiam-se em experiência ou relatórios manuais.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1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Existem iniciativas pontuais de análise de dados, realizadas manualmente e sem padronização.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Ferramentas digitais produzem relatórios descritivos e visibilidade básica de indicadores.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consolidados realizam análises automáticas e relatórios integrados em tempo </w:t>
                </w:r>
                <w:r w:rsidDel="00000000" w:rsidR="00000000" w:rsidRPr="00000000">
                  <w:rPr>
                    <w:rtl w:val="0"/>
                  </w:rPr>
                  <w:t xml:space="preserve">quasi</w:t>
                </w:r>
                <w:r w:rsidDel="00000000" w:rsidR="00000000" w:rsidRPr="00000000">
                  <w:rPr>
                    <w:rtl w:val="0"/>
                  </w:rPr>
                  <w:t xml:space="preserve">-real.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Modelos analíticos correlacionam variáveis e fornecem diagnósticos de desempenho organizacional.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Aplicação de técnicas de machine learning e IA para prever eventos, tendências e comportamentos.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autodidatas ajustam parâmetros e decisões automaticamente em tempo real, baseados em análise contínua de dados.</w:t>
                </w:r>
              </w:p>
            </w:tc>
          </w:tr>
        </w:tbl>
      </w:sdtContent>
    </w:sdt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43444553"/>
        <w:tag w:val="goog_rdk_23"/>
      </w:sdtPr>
      <w:sdtContent>
        <w:tbl>
          <w:tblPr>
            <w:tblStyle w:val="Table16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pStyle w:val="Heading2"/>
                  <w:widowControl w:val="0"/>
                  <w:rPr/>
                </w:pPr>
                <w:bookmarkStart w:colFirst="0" w:colLast="0" w:name="_heading=h.xxne0en4mdta" w:id="30"/>
                <w:bookmarkEnd w:id="30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e dashboards analíticos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Documentação de uso de algoritmos e modelos de IA.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de scripts e pipelines de dados (ETL, Data Lake)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Logs de previsão e análises automatizadas.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decisões suportadas por análises de dados.</w:t>
                </w:r>
              </w:p>
              <w:p w:rsidR="00000000" w:rsidDel="00000000" w:rsidP="00000000" w:rsidRDefault="00000000" w:rsidRPr="00000000" w14:paraId="000000D5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Precisão e acurácia dos modelos preditivos.</w:t>
                </w:r>
              </w:p>
              <w:p w:rsidR="00000000" w:rsidDel="00000000" w:rsidP="00000000" w:rsidRDefault="00000000" w:rsidRPr="00000000" w14:paraId="000000D6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Tempo de resposta entre coleta de dados e geração de insights.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Redução de falhas ou custos baseada em análises preditivas.</w:t>
                  <w:br w:type="textWrapping"/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Decisões empíricas, sem suporte analítico.</w:t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Relatórios manuais e planilhas simples.</w:t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Ferramentas digitais com relatórios descritivos.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Dashboards automatizados com métricas integradas.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Modelos correlacionais e diagnósticos de causa e efeito.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Uso de algoritmos preditivos com resultados medidos.</w:t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Sistema autodidata, com predições e ajustes em tempo real.</w:t>
                  <w:br w:type="textWrapping"/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analistas de dados, gestores de TI e operação.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 de uso de painéis analíticos.</w:t>
                </w:r>
              </w:p>
              <w:p w:rsidR="00000000" w:rsidDel="00000000" w:rsidP="00000000" w:rsidRDefault="00000000" w:rsidRPr="00000000" w14:paraId="000000E3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Verificação de logs de execução de modelos preditivos.</w:t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Revisão de relatórios de melhoria baseados em previsões.</w:t>
                </w:r>
              </w:p>
            </w:tc>
          </w:tr>
        </w:tbl>
      </w:sdtContent>
    </w:sdt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440271270"/>
        <w:tag w:val="goog_rdk_27"/>
      </w:sdtPr>
      <w:sdtContent>
        <w:p w:rsidR="00000000" w:rsidDel="00000000" w:rsidP="00000000" w:rsidRDefault="00000000" w:rsidRPr="00000000" w14:paraId="000000E8">
          <w:pPr>
            <w:pStyle w:val="Heading1"/>
            <w:ind w:left="0" w:firstLine="0"/>
            <w:rPr>
              <w:ins w:author="Cristiano" w:id="10" w:date="2025-11-16T11:51:02Z"/>
              <w:rPrChange w:author="Cristiano" w:id="11" w:date="2025-11-16T11:51:02Z">
                <w:rPr>
                  <w:b w:val="1"/>
                  <w:bCs w:val="1"/>
                </w:rPr>
              </w:rPrChange>
            </w:rPr>
          </w:pPr>
          <w:sdt>
            <w:sdtPr>
              <w:id w:val="-801088869"/>
              <w:tag w:val="goog_rdk_25"/>
            </w:sdtPr>
            <w:sdtContent>
              <w:ins w:author="Cristiano" w:id="10" w:date="2025-11-16T11:51:02Z">
                <w:r w:rsidDel="00000000" w:rsidR="00000000" w:rsidRPr="00000000">
                  <w:br w:type="page"/>
                </w:r>
              </w:ins>
              <w:sdt>
                <w:sdtPr>
                  <w:id w:val="-1451483448"/>
                  <w:tag w:val="goog_rdk_26"/>
                </w:sdtPr>
                <w:sdtContent>
                  <w:ins w:author="Cristiano" w:id="10" w:date="2025-11-16T11:51:02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10" w:date="2025-11-16T11:51:02Z">
                <w:bookmarkStart w:colFirst="0" w:colLast="0" w:name="_heading=h.1k0q53oajvi3" w:id="31"/>
                <w:bookmarkEnd w:id="31"/>
              </w:ins>
            </w:sdtContent>
          </w:sdt>
        </w:p>
      </w:sdtContent>
    </w:sdt>
    <w:p w:rsidR="00000000" w:rsidDel="00000000" w:rsidP="00000000" w:rsidRDefault="00000000" w:rsidRPr="00000000" w14:paraId="000000E9">
      <w:pPr>
        <w:pStyle w:val="Heading1"/>
        <w:ind w:left="0" w:firstLine="0"/>
        <w:rPr/>
      </w:pPr>
      <w:bookmarkStart w:colFirst="0" w:colLast="0" w:name="_heading=h.t8rk0m6i4icd" w:id="32"/>
      <w:bookmarkEnd w:id="32"/>
      <w:r w:rsidDel="00000000" w:rsidR="00000000" w:rsidRPr="00000000">
        <w:rPr>
          <w:rtl w:val="0"/>
        </w:rPr>
        <w:t xml:space="preserve">Questão 5 - Autonomia e empoderamento das equipes na utilização da informação contextualizada</w:t>
      </w:r>
    </w:p>
    <w:sdt>
      <w:sdtPr>
        <w:lock w:val="contentLocked"/>
        <w:id w:val="-1742497032"/>
        <w:tag w:val="goog_rdk_28"/>
      </w:sdtPr>
      <w:sdtContent>
        <w:tbl>
          <w:tblPr>
            <w:tblStyle w:val="Table17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90"/>
            <w:gridCol w:w="5610"/>
            <w:tblGridChange w:id="0">
              <w:tblGrid>
                <w:gridCol w:w="3390"/>
                <w:gridCol w:w="561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Em que medida as equipes, em diferentes níveis, têm autonomia para acessar, interpretar e aplicar informações contextualizadas fornecidas pelos sistemas inteligentes?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shd w:fill="f3f3f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pStyle w:val="Heading2"/>
                  <w:widowControl w:val="0"/>
                  <w:spacing w:after="0" w:lineRule="auto"/>
                  <w:rPr/>
                </w:pPr>
                <w:bookmarkStart w:colFirst="0" w:colLast="0" w:name="_heading=h.s13xk1emh4gr" w:id="33"/>
                <w:bookmarkEnd w:id="33"/>
                <w:r w:rsidDel="00000000" w:rsidR="00000000" w:rsidRPr="00000000">
                  <w:rPr>
                    <w:rtl w:val="0"/>
                  </w:rPr>
                  <w:t xml:space="preserve">Capacidade em medição: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widowControl w:val="0"/>
                  <w:spacing w:after="0" w:line="240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Entrega de informação contextualizada</w:t>
                </w:r>
              </w:p>
            </w:tc>
          </w:tr>
        </w:tbl>
      </w:sdtContent>
    </w:sdt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700892583"/>
        <w:tag w:val="goog_rdk_29"/>
      </w:sdtPr>
      <w:sdtContent>
        <w:tbl>
          <w:tblPr>
            <w:tblStyle w:val="Table18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00"/>
            <w:gridCol w:w="7500"/>
            <w:tblGridChange w:id="0">
              <w:tblGrid>
                <w:gridCol w:w="1500"/>
                <w:gridCol w:w="7500"/>
              </w:tblGrid>
            </w:tblGridChange>
          </w:tblGrid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pStyle w:val="Heading2"/>
                  <w:widowControl w:val="0"/>
                  <w:jc w:val="center"/>
                  <w:rPr/>
                </w:pPr>
                <w:bookmarkStart w:colFirst="0" w:colLast="0" w:name="_heading=h.ixaxc2p782ua" w:id="34"/>
                <w:bookmarkEnd w:id="34"/>
                <w:r w:rsidDel="00000000" w:rsidR="00000000" w:rsidRPr="00000000">
                  <w:rPr>
                    <w:rtl w:val="0"/>
                  </w:rPr>
                  <w:t xml:space="preserve">Respostas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7yk6tvivk376" w:id="35"/>
                <w:bookmarkEnd w:id="35"/>
                <w:r w:rsidDel="00000000" w:rsidR="00000000" w:rsidRPr="00000000">
                  <w:rPr>
                    <w:rtl w:val="0"/>
                  </w:rPr>
                  <w:t xml:space="preserve">Peso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pStyle w:val="Heading2"/>
                  <w:widowControl w:val="0"/>
                  <w:spacing w:after="0" w:lineRule="auto"/>
                  <w:jc w:val="center"/>
                  <w:rPr/>
                </w:pPr>
                <w:bookmarkStart w:colFirst="0" w:colLast="0" w:name="_heading=h.kd1qd0j8n59" w:id="36"/>
                <w:bookmarkEnd w:id="36"/>
                <w:r w:rsidDel="00000000" w:rsidR="00000000" w:rsidRPr="00000000">
                  <w:rPr>
                    <w:rtl w:val="0"/>
                  </w:rPr>
                  <w:t xml:space="preserve">Item de resposta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O acesso à informação é restrito e centralizado; decisões são tomadas sem base em dados ou suporte digital.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Existem regras formais de acesso à informação, mas o uso permanece limitado e dependente de níveis hierárquicos superiores.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Equipes possuem acesso digital a informações, porém o uso é majoritariamente reativo e individual.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Equipes locais utilizam dados em tempo </w:t>
                </w:r>
                <w:r w:rsidDel="00000000" w:rsidR="00000000" w:rsidRPr="00000000">
                  <w:rPr>
                    <w:rtl w:val="0"/>
                  </w:rPr>
                  <w:t xml:space="preserve">quasi</w:t>
                </w:r>
                <w:r w:rsidDel="00000000" w:rsidR="00000000" w:rsidRPr="00000000">
                  <w:rPr>
                    <w:rtl w:val="0"/>
                  </w:rPr>
                  <w:t xml:space="preserve">-real e aplicam análises contextuais em suas decisões cotidianas.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C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Há compartilhamento transversal de informações; equipes colaboram na análise de causas e soluções baseadas em dados.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E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Sistemas inteligentes recomendam ações, e equipes atuam proativamente com base em previsões e simulações.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F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0">
                <w:pPr>
                  <w:widowControl w:val="0"/>
                  <w:spacing w:after="0" w:line="240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As equipes e os sistemas aprendem mutuamente, operando de forma autônoma, colaborativa e em tempo real.</w:t>
                </w:r>
              </w:p>
            </w:tc>
          </w:tr>
        </w:tbl>
      </w:sdtContent>
    </w:sdt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16997704"/>
        <w:tag w:val="goog_rdk_30"/>
      </w:sdtPr>
      <w:sdtContent>
        <w:tbl>
          <w:tblPr>
            <w:tblStyle w:val="Table19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rHeight w:val="740.9765625" w:hRule="atLeast"/>
              <w:tblHeader w:val="1"/>
            </w:trPr>
            <w:tc>
              <w:tcPr>
                <w:shd w:fill="f1f3f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2">
                <w:pPr>
                  <w:pStyle w:val="Heading2"/>
                  <w:widowControl w:val="0"/>
                  <w:rPr/>
                </w:pPr>
                <w:bookmarkStart w:colFirst="0" w:colLast="0" w:name="_heading=h.2l64uskfezeg" w:id="37"/>
                <w:bookmarkEnd w:id="37"/>
                <w:r w:rsidDel="00000000" w:rsidR="00000000" w:rsidRPr="00000000">
                  <w:rPr>
                    <w:rtl w:val="0"/>
                  </w:rPr>
                  <w:t xml:space="preserve">Possíveis fontes de evidências: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3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A) Artefatos e onde buscar</w:t>
                </w:r>
              </w:p>
              <w:p w:rsidR="00000000" w:rsidDel="00000000" w:rsidP="00000000" w:rsidRDefault="00000000" w:rsidRPr="00000000" w14:paraId="00000104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Políticas de acesso à informação e perfis de usuário.</w:t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Relatórios de auditoria de uso de dashboards e sistemas analíticos.</w:t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Evidências de treinamentos e programas de capacitação digital.</w:t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numPr>
                    <w:ilvl w:val="0"/>
                    <w:numId w:val="2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Registros de decisões operacionais descentralizadas.</w:t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B) Métricas/KPIs</w:t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Percentual de decisões tomadas com base em informações digitais.</w:t>
                </w:r>
              </w:p>
              <w:p w:rsidR="00000000" w:rsidDel="00000000" w:rsidP="00000000" w:rsidRDefault="00000000" w:rsidRPr="00000000" w14:paraId="0000010A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Tempo médio de resposta entre evento e decisão local.</w:t>
                </w:r>
              </w:p>
              <w:p w:rsidR="00000000" w:rsidDel="00000000" w:rsidP="00000000" w:rsidRDefault="00000000" w:rsidRPr="00000000" w14:paraId="0000010B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Autonomia percebida pelos colaboradores.</w:t>
                </w:r>
              </w:p>
              <w:p w:rsidR="00000000" w:rsidDel="00000000" w:rsidP="00000000" w:rsidRDefault="00000000" w:rsidRPr="00000000" w14:paraId="0000010C">
                <w:pPr>
                  <w:widowControl w:val="0"/>
                  <w:numPr>
                    <w:ilvl w:val="0"/>
                    <w:numId w:val="1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usuários ativos em plataformas analíticas.</w:t>
                  <w:br w:type="textWrapping"/>
                </w:r>
              </w:p>
              <w:p w:rsidR="00000000" w:rsidDel="00000000" w:rsidP="00000000" w:rsidRDefault="00000000" w:rsidRPr="00000000" w14:paraId="0000010D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C) Sinais por nível</w:t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N0:</w:t>
                </w:r>
                <w:r w:rsidDel="00000000" w:rsidR="00000000" w:rsidRPr="00000000">
                  <w:rPr>
                    <w:rtl w:val="0"/>
                  </w:rPr>
                  <w:t xml:space="preserve"> Acesso restrito; decisões baseadas em hierarquia.</w:t>
                </w:r>
              </w:p>
              <w:p w:rsidR="00000000" w:rsidDel="00000000" w:rsidP="00000000" w:rsidRDefault="00000000" w:rsidRPr="00000000" w14:paraId="0000010F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N1:</w:t>
                </w:r>
                <w:r w:rsidDel="00000000" w:rsidR="00000000" w:rsidRPr="00000000">
                  <w:rPr>
                    <w:rtl w:val="0"/>
                  </w:rPr>
                  <w:t xml:space="preserve"> Acesso formalizado, porém centralizado.</w:t>
                </w:r>
              </w:p>
              <w:p w:rsidR="00000000" w:rsidDel="00000000" w:rsidP="00000000" w:rsidRDefault="00000000" w:rsidRPr="00000000" w14:paraId="00000110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N2:</w:t>
                </w:r>
                <w:r w:rsidDel="00000000" w:rsidR="00000000" w:rsidRPr="00000000">
                  <w:rPr>
                    <w:rtl w:val="0"/>
                  </w:rPr>
                  <w:t xml:space="preserve"> Equipes acessam dados, mas sem contextualização ou iniciativa autônoma.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N3:</w:t>
                </w:r>
                <w:r w:rsidDel="00000000" w:rsidR="00000000" w:rsidRPr="00000000">
                  <w:rPr>
                    <w:rtl w:val="0"/>
                  </w:rPr>
                  <w:t xml:space="preserve"> Uso regular de dados para decisões locais.</w:t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N4:</w:t>
                </w:r>
                <w:r w:rsidDel="00000000" w:rsidR="00000000" w:rsidRPr="00000000">
                  <w:rPr>
                    <w:rtl w:val="0"/>
                  </w:rPr>
                  <w:t xml:space="preserve"> Colaboração transversal e compartilhamento de insights.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N5:</w:t>
                </w:r>
                <w:r w:rsidDel="00000000" w:rsidR="00000000" w:rsidRPr="00000000">
                  <w:rPr>
                    <w:rtl w:val="0"/>
                  </w:rPr>
                  <w:t xml:space="preserve"> Ações preditivas e autonomia sustentada por IA.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numPr>
                    <w:ilvl w:val="0"/>
                    <w:numId w:val="3"/>
                  </w:numPr>
                  <w:spacing w:after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N6:</w:t>
                </w:r>
                <w:r w:rsidDel="00000000" w:rsidR="00000000" w:rsidRPr="00000000">
                  <w:rPr>
                    <w:rtl w:val="0"/>
                  </w:rPr>
                  <w:t xml:space="preserve"> Aprendizado contínuo entre sistemas e equipes, decisões adaptativas em tempo real.</w:t>
                  <w:br w:type="textWrapping"/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spacing w:after="240" w:before="240" w:line="240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D) Amostragem</w:t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Entrevistas com líderes e operadores de diferentes áreas.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Observação de reuniões de decisão com base em dados.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Avaliação de logs de acesso e relatórios de uso de dashboards.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numPr>
                    <w:ilvl w:val="0"/>
                    <w:numId w:val="4"/>
                  </w:numPr>
                  <w:spacing w:after="240" w:before="240" w:line="240" w:lineRule="auto"/>
                  <w:ind w:left="72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Análise de programas de capacitação digital.</w:t>
                </w:r>
              </w:p>
            </w:tc>
          </w:tr>
        </w:tbl>
      </w:sdtContent>
    </w:sdt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heading=h.874uduwjt1ku" w:id="38"/>
            <w:bookmarkEnd w:id="38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Analytics: </w:t>
            </w:r>
            <w:r w:rsidDel="00000000" w:rsidR="00000000" w:rsidRPr="00000000">
              <w:rPr>
                <w:rtl w:val="0"/>
              </w:rPr>
              <w:t xml:space="preserve">Conjunto de técnicas de análise de dados para gerar informações relevantes.</w:t>
            </w:r>
          </w:p>
          <w:p w:rsidR="00000000" w:rsidDel="00000000" w:rsidP="00000000" w:rsidRDefault="00000000" w:rsidRPr="00000000" w14:paraId="0000011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Colaboração transversal:</w:t>
            </w:r>
            <w:r w:rsidDel="00000000" w:rsidR="00000000" w:rsidRPr="00000000">
              <w:rPr>
                <w:rtl w:val="0"/>
              </w:rPr>
              <w:t xml:space="preserve"> Integração de equipes de diferentes áreas ou níveis na análise e decisão conjunta.</w:t>
            </w:r>
          </w:p>
          <w:p w:rsidR="00000000" w:rsidDel="00000000" w:rsidP="00000000" w:rsidRDefault="00000000" w:rsidRPr="00000000" w14:paraId="0000012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Enterprise:</w:t>
            </w:r>
            <w:r w:rsidDel="00000000" w:rsidR="00000000" w:rsidRPr="00000000">
              <w:rPr>
                <w:rtl w:val="0"/>
              </w:rPr>
              <w:t xml:space="preserve"> Sistemas corporativos de gestão (ex.: ERP, CRM, BI).</w:t>
              <w:br w:type="textWrapping"/>
            </w:r>
          </w:p>
          <w:p w:rsidR="00000000" w:rsidDel="00000000" w:rsidP="00000000" w:rsidRDefault="00000000" w:rsidRPr="00000000" w14:paraId="0000012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Facility:</w:t>
            </w:r>
            <w:r w:rsidDel="00000000" w:rsidR="00000000" w:rsidRPr="00000000">
              <w:rPr>
                <w:rtl w:val="0"/>
              </w:rPr>
              <w:t xml:space="preserve"> Sistemas de controle e operação fabril (ex.: MES, SCADA, IoT).</w:t>
            </w:r>
          </w:p>
          <w:p w:rsidR="00000000" w:rsidDel="00000000" w:rsidP="00000000" w:rsidRDefault="00000000" w:rsidRPr="00000000" w14:paraId="0000012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Governança da informação:</w:t>
            </w:r>
            <w:r w:rsidDel="00000000" w:rsidR="00000000" w:rsidRPr="00000000">
              <w:rPr>
                <w:rtl w:val="0"/>
              </w:rPr>
              <w:t xml:space="preserve"> Conjunto de políticas e processos que asseguram a qualidade e a segurança dos dados corporativos.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Integridade dos dados:</w:t>
            </w:r>
            <w:r w:rsidDel="00000000" w:rsidR="00000000" w:rsidRPr="00000000">
              <w:rPr>
                <w:rtl w:val="0"/>
              </w:rPr>
              <w:t xml:space="preserve"> Garantia de que as informações permanecem completas, precisas e consistentes.</w:t>
              <w:br w:type="textWrapping"/>
            </w:r>
          </w:p>
          <w:p w:rsidR="00000000" w:rsidDel="00000000" w:rsidP="00000000" w:rsidRDefault="00000000" w:rsidRPr="00000000" w14:paraId="0000012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Interoperabilidade:</w:t>
            </w:r>
            <w:r w:rsidDel="00000000" w:rsidR="00000000" w:rsidRPr="00000000">
              <w:rPr>
                <w:rtl w:val="0"/>
              </w:rPr>
              <w:t xml:space="preserve"> Capacidade de sistemas distintos trocarem informações de forma padronizada e compreensível.</w:t>
            </w:r>
          </w:p>
          <w:p w:rsidR="00000000" w:rsidDel="00000000" w:rsidP="00000000" w:rsidRDefault="00000000" w:rsidRPr="00000000" w14:paraId="00000128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Rastreabilidade da informação:</w:t>
            </w:r>
            <w:r w:rsidDel="00000000" w:rsidR="00000000" w:rsidRPr="00000000">
              <w:rPr>
                <w:rtl w:val="0"/>
              </w:rPr>
              <w:t xml:space="preserve"> Capacidade de identificar a origem, o percurso e as modificações de um dado ao longo do tempo.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Style w:val="Heading2"/>
              <w:widowControl w:val="0"/>
              <w:jc w:val="center"/>
              <w:rPr/>
            </w:pPr>
            <w:bookmarkStart w:colFirst="0" w:colLast="0" w:name="_heading=h.c6vpu6ikbcqq" w:id="39"/>
            <w:bookmarkEnd w:id="39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12F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130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131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132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133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135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136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137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138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139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jc w:val="left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dURIwsXvDrKdiHiA4VQFjEXXUA==">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