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heading=h.a4tktleb3pw4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(D11)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oz31tt25iezp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tx5xib19jcwq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cultura organizacional constitui a base humana e comportamental da transformação digital. No contexto dos modelos ACATECH e SIRI, a disposição à mudança representa a capacidade da organização de adaptar-se continuamente a novas tecnologias, processos e formas de trabalho. Essa abertura cultural é essencial para que a empresa evolua de práticas tradicionais para um modelo orientado por dados e inteligência digital.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aprendizagem e a tomada de decisão baseada em dados traduzem o amadurecimento dessa cultura: as decisões deixam de depender apenas da experiência individual e passam a se fundamentar em evidências extraídas de análises inteligentes. Isso exige tanto o desenvolvimento de competências digitais quanto a criação de um ambiente que valorize a experimentação, o aprendizado contínuo e a confiança nos dados.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bloco Tecnologia, pilar Inteligência, e na dimensão Enterprise (D11) do modelo SIRI, essa capacidade reflete o ponto em que as pessoas e os sistemas aprendem juntas — promovendo uma cultura organizacional que utiliza informações analíticas para guiar decisões estratégicas e operacionais. À medida que a maturidade cresce, a organização passa a incorporar inteligência coletiva e adaptativa, transformando dados em conhecimento e conhecimento em ação.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za3mimsy8ls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Cultura de dados e mentalidade orientada por evidências;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Alfabetização digital e analítica (data literacy);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Aprendizagem organizacional contínua;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Colaboração e compartilhamento de conhecimento;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Confiança e ética no uso de dados;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Autonomia e empoderamento digital;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Adaptação e resiliência digital;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entre aprendizado humano e inteligência artificial.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0" w:firstLine="0"/>
        <w:rPr/>
      </w:pPr>
      <w:bookmarkStart w:colFirst="0" w:colLast="0" w:name="_heading=h.5a6t2mycij3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0" w:firstLine="0"/>
        <w:rPr/>
      </w:pPr>
      <w:bookmarkStart w:colFirst="0" w:colLast="0" w:name="_heading=h.s5meczoj6n8c" w:id="5"/>
      <w:bookmarkEnd w:id="5"/>
      <w:r w:rsidDel="00000000" w:rsidR="00000000" w:rsidRPr="00000000">
        <w:rPr>
          <w:rtl w:val="0"/>
        </w:rPr>
        <w:t xml:space="preserve">Questão 1 - Cultura de aprendizagem orientada por dados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a organização promove uma cultura de aprendizagem em que decisões e melhorias são fundamentadas em dados e evidências, e não apenas em experiência ou hierarquia?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c82r23pq4n6n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20031536"/>
              <w:tag w:val="goog_rdk_5"/>
            </w:sdtPr>
            <w:sdtContent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left"/>
                  <w:rPr/>
                  <w:pPrChange w:author="Cristiano" w:id="0" w:date="2025-11-16T12:07:46Z">
                    <w:pPr>
                      <w:keepNext w:val="0"/>
                      <w:keepLines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40" w:lineRule="auto"/>
                      <w:ind w:left="0" w:right="0" w:firstLine="0"/>
                      <w:jc w:val="left"/>
                    </w:pPr>
                  </w:pPrChange>
                </w:pPr>
                <w:sdt>
                  <w:sdtPr>
                    <w:id w:val="-2113997268"/>
                    <w:tag w:val="goog_rdk_1"/>
                  </w:sdtPr>
                  <w:sdtContent>
                    <w:ins w:author="Cristiano" w:id="0" w:date="2025-11-16T12:07:46Z"/>
                    <w:sdt>
                      <w:sdtPr>
                        <w:id w:val="1319209438"/>
                        <w:tag w:val="goog_rdk_2"/>
                      </w:sdtPr>
                      <w:sdtContent>
                        <w:ins w:author="Cristiano" w:id="0" w:date="2025-11-16T12:07:46Z">
                          <w:r w:rsidDel="00000000" w:rsidR="00000000" w:rsidRPr="00000000">
                            <w:rPr>
                              <w:rtl w:val="0"/>
                              <w:rPrChange w:author="Cristiano" w:id="1" w:date="2025-11-16T12:07:46Z">
                                <w:rPr/>
                              </w:rPrChange>
                            </w:rPr>
                            <w:t xml:space="preserve">Aprendizagem e tomada de decisão baseadas em dados</w:t>
                          </w:r>
                        </w:ins>
                      </w:sdtContent>
                    </w:sdt>
                    <w:ins w:author="Cristiano" w:id="0" w:date="2025-11-16T12:07:46Z"/>
                  </w:sdtContent>
                </w:sdt>
                <w:sdt>
                  <w:sdtPr>
                    <w:id w:val="54507761"/>
                    <w:tag w:val="goog_rdk_3"/>
                  </w:sdtPr>
                  <w:sdtContent>
                    <w:del w:author="Cristiano" w:id="0" w:date="2025-11-16T12:07:46Z"/>
                    <w:sdt>
                      <w:sdtPr>
                        <w:id w:val="1368758662"/>
                        <w:tag w:val="goog_rdk_4"/>
                      </w:sdtPr>
                      <w:sdtContent>
                        <w:del w:author="Cristiano" w:id="0" w:date="2025-11-16T12:07:46Z">
                          <w:r w:rsidDel="00000000" w:rsidR="00000000" w:rsidRPr="00000000">
                            <w:rPr>
                              <w:rtl w:val="0"/>
                              <w:rPrChange w:author="Cristiano" w:id="1" w:date="2025-11-16T12:07:46Z">
                                <w:rPr/>
                              </w:rPrChange>
                            </w:rPr>
                            <w:delText xml:space="preserve">Disposição cultural para aprender com dados, valorizar a análise objetiva e incorporar resultados em processos de melhoria contínua.</w:delText>
                          </w:r>
                        </w:del>
                      </w:sdtContent>
                    </w:sdt>
                    <w:del w:author="Cristiano" w:id="0" w:date="2025-11-16T12:07:46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ah9bm7op3ah1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rbdbdz8oootw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p8qb1gs2fpgh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Decisões são tomadas com base em intuição ou autoridade; inexistem práticas formais de uso de dados para aprendizado.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reconhecimento da importância dos dados, mas a aprendizagem e as decisões ainda dependem de percepções individuais.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são utilizados para registrar resultados, porém sem análise estruturada ou aprendizado coletivo.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equipes utilizam dados de forma integrada para refletir sobre desempenho e propor melhorias.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adota práticas sistemáticas de análise de dados e aprendizagem, compartilhando lições entre áreas.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aprendizado é suportado por análises preditivas, permitindo decisões proativas baseadas em padrões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aprende continuamente com dados em tempo real, ajustando comportamentos e decisões de forma autônoma e colaborativa.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yc2np1q4qgbf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Políticas de gestão do conhecimento e aprendizado.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reuniões de análise de desempenho.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e dashboards de indicadores de aprendizado.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de planos de ação baseados em dados.</w:t>
              <w:br w:type="textWrapping"/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decisões sustentadas por evidências de dados.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lições aprendidas incorporadas em processos.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Frequência de análises de desempenho baseadas em dados.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 de maturidade da cultura de dados.</w:t>
              <w:br w:type="textWrapping"/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Ausência de registro sistemático de dados ou aprendizado estruturado.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Iniciativas pontuais de aprendizado baseadas em resultados individuais.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Coleta digital de dados sem uso analítico.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Reflexões locais e revisões de desempenho baseadas em dados.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Troca estruturada de lições aprendidas entre áreas.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Decisões proativas fundamentadas em análises preditivas.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Aprendizado organizacional contínuo, com sistemas e pessoas evoluindo conjuntamente.</w:t>
              <w:br w:type="textWrapping"/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gestores e analistas sobre processos de aprendizado.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documental de planos de ação e relatórios de lições aprendidas.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reuniões de revisão de desempenho.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plataformas de gestão do conhecimento e BI.</w:t>
              <w:br w:type="textWrapping"/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0" w:firstLine="0"/>
        <w:rPr/>
      </w:pPr>
      <w:bookmarkStart w:colFirst="0" w:colLast="0" w:name="_heading=h.4qta4u54nxmd" w:id="11"/>
      <w:bookmarkEnd w:id="11"/>
      <w:r w:rsidDel="00000000" w:rsidR="00000000" w:rsidRPr="00000000">
        <w:rPr>
          <w:rtl w:val="0"/>
        </w:rPr>
        <w:t xml:space="preserve">Questão 2 - Alfabetização e competência analítica das equipes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que ponto os colaboradores possuem habilidades e conhecimentos para interpretar, analisar e aplicar informações provenientes de dados em suas rotinas de trabalho?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qqsi8hhm5jir" w:id="12"/>
            <w:bookmarkEnd w:id="12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-1655603667"/>
                <w:tag w:val="goog_rdk_7"/>
              </w:sdtPr>
              <w:sdtContent>
                <w:ins w:author="Cristiano" w:id="2" w:date="2025-11-16T12:07:53Z"/>
                <w:sdt>
                  <w:sdtPr>
                    <w:id w:val="-923626309"/>
                    <w:tag w:val="goog_rdk_8"/>
                  </w:sdtPr>
                  <w:sdtContent>
                    <w:ins w:author="Cristiano" w:id="2" w:date="2025-11-16T12:07:53Z">
                      <w:r w:rsidDel="00000000" w:rsidR="00000000" w:rsidRPr="00000000">
                        <w:rPr>
                          <w:rtl w:val="0"/>
                          <w:rPrChange w:author="Cristiano" w:id="3" w:date="2025-11-16T12:07:53Z">
                            <w:rPr/>
                          </w:rPrChange>
                        </w:rPr>
                        <w:t xml:space="preserve">Aprendizagem e tomada de decisão baseadas em dados</w:t>
                      </w:r>
                    </w:ins>
                  </w:sdtContent>
                </w:sdt>
                <w:ins w:author="Cristiano" w:id="2" w:date="2025-11-16T12:07:53Z"/>
              </w:sdtContent>
            </w:sdt>
            <w:sdt>
              <w:sdtPr>
                <w:id w:val="-692538254"/>
                <w:tag w:val="goog_rdk_9"/>
              </w:sdtPr>
              <w:sdtContent>
                <w:del w:author="Cristiano" w:id="2" w:date="2025-11-16T12:07:53Z"/>
                <w:sdt>
                  <w:sdtPr>
                    <w:id w:val="-377641299"/>
                    <w:tag w:val="goog_rdk_10"/>
                  </w:sdtPr>
                  <w:sdtContent>
                    <w:del w:author="Cristiano" w:id="2" w:date="2025-11-16T12:07:53Z">
                      <w:r w:rsidDel="00000000" w:rsidR="00000000" w:rsidRPr="00000000">
                        <w:rPr>
                          <w:rtl w:val="0"/>
                          <w:rPrChange w:author="Cristiano" w:id="3" w:date="2025-11-16T12:07:53Z">
                            <w:rPr/>
                          </w:rPrChange>
                        </w:rPr>
                        <w:delText xml:space="preserve">Grau de competência analítica (data literacy) e uso prático de dados na execução de atividades e na tomada de decisão.</w:delText>
                      </w:r>
                    </w:del>
                  </w:sdtContent>
                </w:sdt>
                <w:del w:author="Cristiano" w:id="2" w:date="2025-11-16T12:07:53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widowControl w:val="0"/>
              <w:jc w:val="center"/>
              <w:rPr/>
            </w:pPr>
            <w:bookmarkStart w:colFirst="0" w:colLast="0" w:name="_heading=h.obtvgmuy068" w:id="13"/>
            <w:bookmarkEnd w:id="13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lc8srrlmnzil" w:id="14"/>
            <w:bookmarkEnd w:id="14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qmmyayszxfni" w:id="15"/>
            <w:bookmarkEnd w:id="15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colaboradores não possuem habilidades para interpretar dados; as decisões são tomadas de forma empírica.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reconhece a importância das competências analíticas, mas o aprendizado ainda é informal e individual.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Ferramentas digitais estão disponíveis, mas poucos colaboradores sabem utilizá-las de forma analítica.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Parte das equipes utiliza dados e ferramentas de BI para apoiar suas decisões locais.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competência analítica é desenvolvida de forma estruturada e transversal; dados são interpretados e discutidos coletivamente.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equipes aplicam modelos analíticos e algoritmos preditivos em suas decisões, com suporte de especialistas em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alfabetização analítica é disseminada em toda a organização; as equipes utilizam e aprimoram modelos de decisão baseados em aprendizado contínuo.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widowControl w:val="0"/>
              <w:rPr/>
            </w:pPr>
            <w:bookmarkStart w:colFirst="0" w:colLast="0" w:name="_heading=h.eua5xvahg4ft" w:id="16"/>
            <w:bookmarkEnd w:id="16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treinamentos e certificações em análise de dados.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uso de dashboards e ferramentas de BI.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Políticas de desenvolvimento de competências digitais.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sobre processos de decisão e uso de dados.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colaboradores treinados em análise de dados.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decisões apoiadas por ferramentas analíticas.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Frequência de uso de dashboards e relatórios.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 de maturidade de competência analítica (por setor).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Decisões baseadas apenas em experiência.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Iniciativas isoladas de capacitação.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Uso esporádico de ferramentas digitais sem análise estruturada.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Utilização regular de indicadores locais.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Discussões transversais baseadas em dados.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Aplicação de análises preditivas por equipes técnicas.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Cultura analítica disseminada, com aprendizado contínuo.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gestores e analistas.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relatórios e dashboards utilizados nas áreas.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reuniões de decisão baseadas em dados.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materiais de capacitação digital.</w:t>
              <w:br w:type="textWrapping"/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ind w:left="0" w:firstLine="0"/>
        <w:rPr/>
      </w:pPr>
      <w:bookmarkStart w:colFirst="0" w:colLast="0" w:name="_heading=h.gauymbuzfyuz" w:id="17"/>
      <w:bookmarkEnd w:id="17"/>
      <w:r w:rsidDel="00000000" w:rsidR="00000000" w:rsidRPr="00000000">
        <w:rPr>
          <w:rtl w:val="0"/>
        </w:rPr>
        <w:t xml:space="preserve">Questão 3 - Mecanismos de feedback e aprendizagem organizacional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grau a organização possui mecanismos estruturados para aprender com seus próprios dados e experiências (feedbacks, lições aprendidas, análises pós-ação)?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9o9dvcrurq8a" w:id="18"/>
            <w:bookmarkEnd w:id="18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144170588"/>
                <w:tag w:val="goog_rdk_12"/>
              </w:sdtPr>
              <w:sdtContent>
                <w:ins w:author="Cristiano" w:id="4" w:date="2025-11-16T12:08:03Z"/>
                <w:sdt>
                  <w:sdtPr>
                    <w:id w:val="-993983221"/>
                    <w:tag w:val="goog_rdk_13"/>
                  </w:sdtPr>
                  <w:sdtContent>
                    <w:ins w:author="Cristiano" w:id="4" w:date="2025-11-16T12:08:03Z">
                      <w:r w:rsidDel="00000000" w:rsidR="00000000" w:rsidRPr="00000000">
                        <w:rPr>
                          <w:rtl w:val="0"/>
                          <w:rPrChange w:author="Cristiano" w:id="5" w:date="2025-11-16T12:08:03Z">
                            <w:rPr/>
                          </w:rPrChange>
                        </w:rPr>
                        <w:t xml:space="preserve">Aprendizagem e tomada de decisão baseadas em dados</w:t>
                      </w:r>
                    </w:ins>
                  </w:sdtContent>
                </w:sdt>
                <w:ins w:author="Cristiano" w:id="4" w:date="2025-11-16T12:08:03Z"/>
              </w:sdtContent>
            </w:sdt>
            <w:sdt>
              <w:sdtPr>
                <w:id w:val="-860939841"/>
                <w:tag w:val="goog_rdk_14"/>
              </w:sdtPr>
              <w:sdtContent>
                <w:del w:author="Cristiano" w:id="4" w:date="2025-11-16T12:08:03Z"/>
                <w:sdt>
                  <w:sdtPr>
                    <w:id w:val="-1943319635"/>
                    <w:tag w:val="goog_rdk_15"/>
                  </w:sdtPr>
                  <w:sdtContent>
                    <w:del w:author="Cristiano" w:id="4" w:date="2025-11-16T12:08:03Z">
                      <w:r w:rsidDel="00000000" w:rsidR="00000000" w:rsidRPr="00000000">
                        <w:rPr>
                          <w:rtl w:val="0"/>
                          <w:rPrChange w:author="Cristiano" w:id="5" w:date="2025-11-16T12:08:03Z">
                            <w:rPr/>
                          </w:rPrChange>
                        </w:rPr>
                        <w:delText xml:space="preserve">Existência e maturidade dos ciclos de retroalimentação baseados em dados, voltados ao aprendizado organizacional e à melhoria contínua.</w:delText>
                      </w:r>
                    </w:del>
                  </w:sdtContent>
                </w:sdt>
                <w:del w:author="Cristiano" w:id="4" w:date="2025-11-16T12:08:03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widowControl w:val="0"/>
              <w:jc w:val="center"/>
              <w:rPr/>
            </w:pPr>
            <w:bookmarkStart w:colFirst="0" w:colLast="0" w:name="_heading=h.cbii4iatclqf" w:id="19"/>
            <w:bookmarkEnd w:id="19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1dzvk8etaq5z" w:id="20"/>
            <w:bookmarkEnd w:id="20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azp1a07wgr7r" w:id="21"/>
            <w:bookmarkEnd w:id="21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não possui práticas formais de feedback; aprendizado</w:t>
            </w:r>
            <w:sdt>
              <w:sdtPr>
                <w:id w:val="-673442904"/>
                <w:tag w:val="goog_rdk_16"/>
              </w:sdtPr>
              <w:sdtContent>
                <w:del w:author="Cristiano" w:id="6" w:date="2025-11-16T12:17:03Z">
                  <w:r w:rsidDel="00000000" w:rsidR="00000000" w:rsidRPr="00000000">
                    <w:rPr>
                      <w:rtl w:val="0"/>
                    </w:rPr>
                    <w:delText xml:space="preserve">s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 são informa</w:t>
            </w:r>
            <w:sdt>
              <w:sdtPr>
                <w:id w:val="785220958"/>
                <w:tag w:val="goog_rdk_17"/>
              </w:sdtPr>
              <w:sdtContent>
                <w:ins w:author="Cristiano" w:id="7" w:date="2025-11-16T12:17:05Z">
                  <w:r w:rsidDel="00000000" w:rsidR="00000000" w:rsidRPr="00000000">
                    <w:rPr>
                      <w:rtl w:val="0"/>
                    </w:rPr>
                    <w:t xml:space="preserve">l</w:t>
                  </w:r>
                </w:ins>
              </w:sdtContent>
            </w:sdt>
            <w:sdt>
              <w:sdtPr>
                <w:id w:val="-627795572"/>
                <w:tag w:val="goog_rdk_18"/>
              </w:sdtPr>
              <w:sdtContent>
                <w:del w:author="Cristiano" w:id="7" w:date="2025-11-16T12:17:05Z">
                  <w:r w:rsidDel="00000000" w:rsidR="00000000" w:rsidRPr="00000000">
                    <w:rPr>
                      <w:rtl w:val="0"/>
                    </w:rPr>
                    <w:delText xml:space="preserve">is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 e não documentado</w:t>
            </w:r>
            <w:sdt>
              <w:sdtPr>
                <w:id w:val="-945406181"/>
                <w:tag w:val="goog_rdk_19"/>
              </w:sdtPr>
              <w:sdtContent>
                <w:del w:author="Cristiano" w:id="8" w:date="2025-11-16T12:17:09Z">
                  <w:r w:rsidDel="00000000" w:rsidR="00000000" w:rsidRPr="00000000">
                    <w:rPr>
                      <w:rtl w:val="0"/>
                    </w:rPr>
                    <w:delText xml:space="preserve">s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iniciativas pontuais de coleta de feedback, mas sem estrutura de registro ou análise sistemática.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Feedbacks são registrados digitalmente, porém não são utilizados para aprendizado organizacional.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equipes realizam revisões estruturadas e compartilham feedbacks para ajustes locais de processos.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analisa dados de desempenho e dissemina lições aprendidas entre áreas e níveis.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ciclos de feedback são baseados em análises preditivas, permitindo antecipar falhas e oportunidades.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aprende continuamente com feedbacks automatizados e análises em tempo real, promovendo melhoria autônoma e colaborativa.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widowControl w:val="0"/>
              <w:rPr/>
            </w:pPr>
            <w:bookmarkStart w:colFirst="0" w:colLast="0" w:name="_heading=h.bp3h6ciawsol" w:id="22"/>
            <w:bookmarkEnd w:id="22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lições aprendidas e planos de ação.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reuniões de análise crítica e auditorias internas.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digitais de feedback e gestão do conhecimento.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Indicadores de performance vinculados a melhorias contínuas.</w:t>
              <w:br w:type="textWrapping"/>
            </w:r>
          </w:p>
          <w:p w:rsidR="00000000" w:rsidDel="00000000" w:rsidP="00000000" w:rsidRDefault="00000000" w:rsidRPr="00000000" w14:paraId="000000A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planos de ação derivados de feedbacks concluídos.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Frequência de revisões de desempenho baseadas em dados.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reincidência de falhas após aplicação de feedback.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entre ocorrência e ação corretiva.</w:t>
              <w:br w:type="textWrapping"/>
            </w:r>
          </w:p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Ausência de documentação e análise formal.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Feedback informal e não estruturado.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Registro digital de feedback sem uso analítico.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Revisões locais com base em dados operacionais.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Disseminação transversal de lições aprendidas.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Análises preditivas orientando planos de ação.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Aprendizado organizacional em tempo real e automatizado.</w:t>
              <w:br w:type="textWrapping"/>
            </w:r>
          </w:p>
          <w:p w:rsidR="00000000" w:rsidDel="00000000" w:rsidP="00000000" w:rsidRDefault="00000000" w:rsidRPr="00000000" w14:paraId="000000A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gestores e equipes sobre práticas de feedback.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relatórios de auditoria e de melhoria contínua.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reuniões de análise crítica.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sistemas de gestão do conhecimento.</w:t>
              <w:br w:type="textWrapping"/>
            </w:r>
          </w:p>
        </w:tc>
      </w:tr>
    </w:tbl>
    <w:sdt>
      <w:sdtPr>
        <w:id w:val="441581387"/>
        <w:tag w:val="goog_rdk_22"/>
      </w:sdtPr>
      <w:sdtContent>
        <w:p w:rsidR="00000000" w:rsidDel="00000000" w:rsidP="00000000" w:rsidRDefault="00000000" w:rsidRPr="00000000" w14:paraId="000000B4">
          <w:pPr>
            <w:rPr>
              <w:del w:author="Cristiano" w:id="9" w:date="2025-11-16T12:20:28Z"/>
            </w:rPr>
          </w:pPr>
          <w:sdt>
            <w:sdtPr>
              <w:id w:val="-1511778092"/>
              <w:tag w:val="goog_rdk_21"/>
            </w:sdtPr>
            <w:sdtContent>
              <w:del w:author="Cristiano" w:id="9" w:date="2025-11-16T12:20:2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849867319"/>
        <w:tag w:val="goog_rdk_24"/>
      </w:sdtPr>
      <w:sdtContent>
        <w:p w:rsidR="00000000" w:rsidDel="00000000" w:rsidP="00000000" w:rsidRDefault="00000000" w:rsidRPr="00000000" w14:paraId="000000B5">
          <w:pPr>
            <w:rPr>
              <w:del w:author="Cristiano" w:id="9" w:date="2025-11-16T12:20:28Z"/>
            </w:rPr>
          </w:pPr>
          <w:sdt>
            <w:sdtPr>
              <w:id w:val="-736391681"/>
              <w:tag w:val="goog_rdk_23"/>
            </w:sdtPr>
            <w:sdtContent>
              <w:del w:author="Cristiano" w:id="9" w:date="2025-11-16T12:20:2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476087202"/>
        <w:tag w:val="goog_rdk_26"/>
      </w:sdtPr>
      <w:sdtContent>
        <w:p w:rsidR="00000000" w:rsidDel="00000000" w:rsidP="00000000" w:rsidRDefault="00000000" w:rsidRPr="00000000" w14:paraId="000000B6">
          <w:pPr>
            <w:rPr>
              <w:del w:author="Cristiano" w:id="9" w:date="2025-11-16T12:20:28Z"/>
            </w:rPr>
          </w:pPr>
          <w:sdt>
            <w:sdtPr>
              <w:id w:val="1655521312"/>
              <w:tag w:val="goog_rdk_25"/>
            </w:sdtPr>
            <w:sdtContent>
              <w:del w:author="Cristiano" w:id="9" w:date="2025-11-16T12:20:2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212819953"/>
        <w:tag w:val="goog_rdk_30"/>
      </w:sdtPr>
      <w:sdtContent>
        <w:p w:rsidR="00000000" w:rsidDel="00000000" w:rsidP="00000000" w:rsidRDefault="00000000" w:rsidRPr="00000000" w14:paraId="000000B7">
          <w:pPr>
            <w:pStyle w:val="Heading1"/>
            <w:ind w:left="0" w:firstLine="0"/>
            <w:rPr>
              <w:ins w:author="Cristiano" w:id="10" w:date="2025-11-16T12:20:31Z"/>
              <w:b w:val="0"/>
              <w:bCs w:val="0"/>
              <w:rPrChange w:author="Cristiano" w:id="11" w:date="2025-11-16T12:20:31Z">
                <w:rPr/>
              </w:rPrChange>
            </w:rPr>
          </w:pPr>
          <w:sdt>
            <w:sdtPr>
              <w:id w:val="1048481547"/>
              <w:tag w:val="goog_rdk_28"/>
            </w:sdtPr>
            <w:sdtContent>
              <w:ins w:author="Cristiano" w:id="10" w:date="2025-11-16T12:20:31Z">
                <w:r w:rsidDel="00000000" w:rsidR="00000000" w:rsidRPr="00000000">
                  <w:br w:type="page"/>
                </w:r>
              </w:ins>
              <w:sdt>
                <w:sdtPr>
                  <w:id w:val="855874507"/>
                  <w:tag w:val="goog_rdk_29"/>
                </w:sdtPr>
                <w:sdtContent>
                  <w:ins w:author="Cristiano" w:id="10" w:date="2025-11-16T12:20:31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10" w:date="2025-11-16T12:20:31Z">
                <w:bookmarkStart w:colFirst="0" w:colLast="0" w:name="_heading=h.ctsz87vfenya" w:id="23"/>
                <w:bookmarkEnd w:id="23"/>
              </w:ins>
            </w:sdtContent>
          </w:sdt>
        </w:p>
      </w:sdtContent>
    </w:sdt>
    <w:p w:rsidR="00000000" w:rsidDel="00000000" w:rsidP="00000000" w:rsidRDefault="00000000" w:rsidRPr="00000000" w14:paraId="000000B8">
      <w:pPr>
        <w:pStyle w:val="Heading1"/>
        <w:ind w:left="0" w:firstLine="0"/>
        <w:rPr/>
      </w:pPr>
      <w:bookmarkStart w:colFirst="0" w:colLast="0" w:name="_heading=h.92wvepuxnxkz" w:id="24"/>
      <w:bookmarkEnd w:id="24"/>
      <w:r w:rsidDel="00000000" w:rsidR="00000000" w:rsidRPr="00000000">
        <w:rPr>
          <w:rtl w:val="0"/>
        </w:rPr>
        <w:t xml:space="preserve">Questão 4 - Confiança e ética no uso de dados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organização assegura a transparência, a ética e a confiança no uso de dados para apoiar decisões e orientar comportamentos?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pz350p5xxkzp" w:id="25"/>
            <w:bookmarkEnd w:id="2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1119311212"/>
                <w:tag w:val="goog_rdk_32"/>
              </w:sdtPr>
              <w:sdtContent>
                <w:ins w:author="Cristiano" w:id="12" w:date="2025-11-16T12:08:08Z"/>
                <w:sdt>
                  <w:sdtPr>
                    <w:id w:val="-992725030"/>
                    <w:tag w:val="goog_rdk_33"/>
                  </w:sdtPr>
                  <w:sdtContent>
                    <w:ins w:author="Cristiano" w:id="12" w:date="2025-11-16T12:08:08Z">
                      <w:r w:rsidDel="00000000" w:rsidR="00000000" w:rsidRPr="00000000">
                        <w:rPr>
                          <w:rtl w:val="0"/>
                          <w:rPrChange w:author="Cristiano" w:id="13" w:date="2025-11-16T12:08:08Z">
                            <w:rPr/>
                          </w:rPrChange>
                        </w:rPr>
                        <w:t xml:space="preserve">Aprendizagem e tomada de decisão baseadas em dados</w:t>
                      </w:r>
                    </w:ins>
                  </w:sdtContent>
                </w:sdt>
                <w:ins w:author="Cristiano" w:id="12" w:date="2025-11-16T12:08:08Z"/>
              </w:sdtContent>
            </w:sdt>
            <w:sdt>
              <w:sdtPr>
                <w:id w:val="1534982707"/>
                <w:tag w:val="goog_rdk_34"/>
              </w:sdtPr>
              <w:sdtContent>
                <w:del w:author="Cristiano" w:id="12" w:date="2025-11-16T12:08:08Z"/>
                <w:sdt>
                  <w:sdtPr>
                    <w:id w:val="559289098"/>
                    <w:tag w:val="goog_rdk_35"/>
                  </w:sdtPr>
                  <w:sdtContent>
                    <w:del w:author="Cristiano" w:id="12" w:date="2025-11-16T12:08:08Z">
                      <w:r w:rsidDel="00000000" w:rsidR="00000000" w:rsidRPr="00000000">
                        <w:rPr>
                          <w:rtl w:val="0"/>
                          <w:rPrChange w:author="Cristiano" w:id="13" w:date="2025-11-16T12:08:08Z">
                            <w:rPr/>
                          </w:rPrChange>
                        </w:rPr>
                        <w:delText xml:space="preserve">Governança cultural dos dados, assegurando uso ético, confiável e responsável das informações no processo decisório.</w:delText>
                      </w:r>
                    </w:del>
                  </w:sdtContent>
                </w:sdt>
                <w:del w:author="Cristiano" w:id="12" w:date="2025-11-16T12:08:08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widowControl w:val="0"/>
              <w:jc w:val="center"/>
              <w:rPr/>
            </w:pPr>
            <w:bookmarkStart w:colFirst="0" w:colLast="0" w:name="_heading=h.tyeci9y2498k" w:id="26"/>
            <w:bookmarkEnd w:id="2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2gdvhgvrdozw" w:id="27"/>
            <w:bookmarkEnd w:id="2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7bow9in41ebi" w:id="28"/>
            <w:bookmarkEnd w:id="2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práticas formais de gestão ética de dados; inexistem políticas de privacidade ou transparência.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políticas básicas de confidencialidade, mas sem mecanismos efetivos de auditoria ou monitoramento.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políticas de ética e privacidade são documentadas e registradas em sistemas digitais, mas pouco aplicadas.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conformidade ética e de segurança de dados é integrada aos processos e sistemas organizacionais.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Auditorias regulares e indicadores de conformidade garantem rastreabilidade e confiança no uso dos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Mecanismos de monitoramento automatizado identificam riscos éticos e de privacidade antes que causem impacto.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e equipes atuam de forma colaborativa e autônoma para manter a integridade, transparência e confiança contínua no uso de dados.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widowControl w:val="0"/>
              <w:rPr/>
            </w:pPr>
            <w:bookmarkStart w:colFirst="0" w:colLast="0" w:name="_heading=h.bhgeonk6shbj" w:id="29"/>
            <w:bookmarkEnd w:id="2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Políticas de ética e governança de dados.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auditoria e compliance digital.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consentimento e controle de acesso.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 rastreabilidade de sistemas e decisões automatizadas.</w:t>
              <w:br w:type="textWrapping"/>
            </w:r>
          </w:p>
          <w:p w:rsidR="00000000" w:rsidDel="00000000" w:rsidP="00000000" w:rsidRDefault="00000000" w:rsidRPr="00000000" w14:paraId="000000D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conformidade com políticas de privacidade (LGPD/GDPR).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incidentes de uso indevido de dados.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 de confiança organizacional em sistemas de decisão.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decisões auditáveis e explicáveis.</w:t>
              <w:br w:type="textWrapping"/>
            </w:r>
          </w:p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Ausência de políticas de ética e privacidade.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Políticas formais, mas sem aplicação prática.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Documentação digital, sem acompanhamento efetivo.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Integração da ética e segurança nos fluxos de trabalho.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Auditorias e indicadores estruturados de conformidade.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Monitoramento automatizado de riscos.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Sistemas e pessoas atuam de forma proativa e autônoma para garantir ética e confiança.</w:t>
              <w:br w:type="textWrapping"/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compliance, TI e gestão de dados.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relatórios de auditoria e conformidade.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Verificação de logs e registros de acesso a dados.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processos de tomada de decisão automatizada.</w:t>
              <w:br w:type="textWrapping"/>
            </w:r>
          </w:p>
        </w:tc>
      </w:tr>
    </w:tbl>
    <w:sdt>
      <w:sdtPr>
        <w:id w:val="-1348739641"/>
        <w:tag w:val="goog_rdk_38"/>
      </w:sdtPr>
      <w:sdtContent>
        <w:p w:rsidR="00000000" w:rsidDel="00000000" w:rsidP="00000000" w:rsidRDefault="00000000" w:rsidRPr="00000000" w14:paraId="000000E9">
          <w:pPr>
            <w:rPr>
              <w:del w:author="Cristiano" w:id="14" w:date="2025-11-16T12:20:19Z"/>
            </w:rPr>
          </w:pPr>
          <w:sdt>
            <w:sdtPr>
              <w:id w:val="468752505"/>
              <w:tag w:val="goog_rdk_37"/>
            </w:sdtPr>
            <w:sdtContent>
              <w:del w:author="Cristiano" w:id="14" w:date="2025-11-16T12:20:19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337219753"/>
        <w:tag w:val="goog_rdk_42"/>
      </w:sdtPr>
      <w:sdtContent>
        <w:p w:rsidR="00000000" w:rsidDel="00000000" w:rsidP="00000000" w:rsidRDefault="00000000" w:rsidRPr="00000000" w14:paraId="000000EA">
          <w:pPr>
            <w:pStyle w:val="Heading1"/>
            <w:ind w:left="0" w:firstLine="0"/>
            <w:rPr>
              <w:ins w:author="Cristiano" w:id="14" w:date="2025-11-16T12:20:19Z"/>
              <w:rPrChange w:author="Cristiano" w:id="15" w:date="2025-11-16T12:20:19Z">
                <w:rPr/>
              </w:rPrChange>
            </w:rPr>
          </w:pPr>
          <w:sdt>
            <w:sdtPr>
              <w:id w:val="-1321594138"/>
              <w:tag w:val="goog_rdk_40"/>
            </w:sdtPr>
            <w:sdtContent>
              <w:ins w:author="Cristiano" w:id="14" w:date="2025-11-16T12:20:19Z">
                <w:r w:rsidDel="00000000" w:rsidR="00000000" w:rsidRPr="00000000">
                  <w:br w:type="page"/>
                </w:r>
              </w:ins>
              <w:sdt>
                <w:sdtPr>
                  <w:id w:val="-1380434996"/>
                  <w:tag w:val="goog_rdk_41"/>
                </w:sdtPr>
                <w:sdtContent>
                  <w:ins w:author="Cristiano" w:id="14" w:date="2025-11-16T12:20:19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14" w:date="2025-11-16T12:20:19Z">
                <w:bookmarkStart w:colFirst="0" w:colLast="0" w:name="_heading=h.9wz2klgyonl" w:id="30"/>
                <w:bookmarkEnd w:id="30"/>
              </w:ins>
            </w:sdtContent>
          </w:sdt>
        </w:p>
      </w:sdtContent>
    </w:sdt>
    <w:p w:rsidR="00000000" w:rsidDel="00000000" w:rsidP="00000000" w:rsidRDefault="00000000" w:rsidRPr="00000000" w14:paraId="000000EB">
      <w:pPr>
        <w:pStyle w:val="Heading1"/>
        <w:ind w:left="0" w:firstLine="0"/>
        <w:rPr/>
      </w:pPr>
      <w:bookmarkStart w:colFirst="0" w:colLast="0" w:name="_heading=h.ceag5z71eqj8" w:id="31"/>
      <w:bookmarkEnd w:id="31"/>
      <w:r w:rsidDel="00000000" w:rsidR="00000000" w:rsidRPr="00000000">
        <w:rPr>
          <w:rtl w:val="0"/>
        </w:rPr>
        <w:t xml:space="preserve">Questão 5 - Adaptação e agilidade baseadas em aprendizado digital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a organização é capaz de adaptar processos, estratégias e decisões com base em aprendizados gerados por análises e insights de dados?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a62l6d1kzm4v" w:id="32"/>
            <w:bookmarkEnd w:id="32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-710675507"/>
                <w:tag w:val="goog_rdk_44"/>
              </w:sdtPr>
              <w:sdtContent>
                <w:ins w:author="Cristiano" w:id="16" w:date="2025-11-16T12:08:12Z"/>
                <w:sdt>
                  <w:sdtPr>
                    <w:id w:val="-1595840799"/>
                    <w:tag w:val="goog_rdk_45"/>
                  </w:sdtPr>
                  <w:sdtContent>
                    <w:ins w:author="Cristiano" w:id="16" w:date="2025-11-16T12:08:12Z">
                      <w:r w:rsidDel="00000000" w:rsidR="00000000" w:rsidRPr="00000000">
                        <w:rPr>
                          <w:rtl w:val="0"/>
                          <w:rPrChange w:author="Cristiano" w:id="17" w:date="2025-11-16T12:08:12Z">
                            <w:rPr/>
                          </w:rPrChange>
                        </w:rPr>
                        <w:t xml:space="preserve">Aprendizagem e tomada de decisão baseadas em dados</w:t>
                      </w:r>
                    </w:ins>
                  </w:sdtContent>
                </w:sdt>
                <w:ins w:author="Cristiano" w:id="16" w:date="2025-11-16T12:08:12Z"/>
              </w:sdtContent>
            </w:sdt>
            <w:sdt>
              <w:sdtPr>
                <w:id w:val="607361005"/>
                <w:tag w:val="goog_rdk_46"/>
              </w:sdtPr>
              <w:sdtContent>
                <w:del w:author="Cristiano" w:id="16" w:date="2025-11-16T12:08:12Z"/>
                <w:sdt>
                  <w:sdtPr>
                    <w:id w:val="-1114774382"/>
                    <w:tag w:val="goog_rdk_47"/>
                  </w:sdtPr>
                  <w:sdtContent>
                    <w:del w:author="Cristiano" w:id="16" w:date="2025-11-16T12:08:12Z">
                      <w:r w:rsidDel="00000000" w:rsidR="00000000" w:rsidRPr="00000000">
                        <w:rPr>
                          <w:rtl w:val="0"/>
                          <w:rPrChange w:author="Cristiano" w:id="17" w:date="2025-11-16T12:08:12Z">
                            <w:rPr/>
                          </w:rPrChange>
                        </w:rPr>
                        <w:delText xml:space="preserve">Habilidade organizacional de reagir e ajustar-se rapidamente a novas informações, demonstrando aprendizado contínuo e adaptabilidade.</w:delText>
                      </w:r>
                    </w:del>
                  </w:sdtContent>
                </w:sdt>
                <w:del w:author="Cristiano" w:id="16" w:date="2025-11-16T12:08:12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widowControl w:val="0"/>
              <w:jc w:val="center"/>
              <w:rPr/>
            </w:pPr>
            <w:bookmarkStart w:colFirst="0" w:colLast="0" w:name="_heading=h.wwbghkxho14a" w:id="33"/>
            <w:bookmarkEnd w:id="33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h6s25skfn6i0" w:id="34"/>
            <w:bookmarkEnd w:id="34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pk84p3k993pk" w:id="35"/>
            <w:bookmarkEnd w:id="35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reage de forma lenta às mudanças e não utiliza dados para adaptar seus processos.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iniciativas isoladas de análise de dados, mas sem mecanismos estruturados de adaptação.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digitais registram dados operacionais, porém a resposta organizacional é predominantemente reativa.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e análises são usados para ajustar processos locais e otimizar a execução de atividades.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utiliza análises e feedbacks para revisar estratégias e implementar melhorias contínuas.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Processos</w:t>
            </w:r>
            <w:r w:rsidDel="00000000" w:rsidR="00000000" w:rsidRPr="00000000">
              <w:rPr>
                <w:rtl w:val="0"/>
              </w:rPr>
              <w:t xml:space="preserve"> são ajustados de forma proativa com base em previsões e simulações apoiadas por 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opera com inteligência adaptativa, ajustando-se automaticamente a variações internas e externas em tempo real.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widowControl w:val="0"/>
              <w:rPr/>
            </w:pPr>
            <w:bookmarkStart w:colFirst="0" w:colLast="0" w:name="_heading=h.7swscl2j90jr" w:id="36"/>
            <w:bookmarkEnd w:id="36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revisão e melhoria de processos baseados em dados.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uso de sistemas de monitoramento em tempo real.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Planos de ação e indicadores derivados de análises preditivas.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de projetos de inovação orientados por dados.</w:t>
              <w:br w:type="textWrapping"/>
            </w:r>
          </w:p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resposta a mudanças críticas.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processos revisados com base em análises de dados.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sucesso em decisões adaptativas (ajustes proativos).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de integração entre sistemas de monitoramento e decisão.</w:t>
              <w:br w:type="textWrapping"/>
            </w:r>
          </w:p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Processos estáticos e reativos, sem uso de dados.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Adoção incipiente de análise para ajustes pontuais.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Uso de registros digitais sem ação sistemática.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Ajustes locais sustentados por dashboards e relatórios.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Revisão periódica de estratégias com base em feedbacks e diagnósticos.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Ajustes automáticos preditivos orientados por IA.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Adaptação contínua em tempo real com aprendizado digital integrado.</w:t>
              <w:br w:type="textWrapping"/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gestores e equipes sobre reações a mudanças.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ciclos de decisão baseados em dados.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logs e relatórios de automação adaptativa.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planos estratégicos e indicadores de inovação.</w:t>
              <w:br w:type="textWrapping"/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g592y66vm3zv" w:id="37"/>
            <w:bookmarkEnd w:id="37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Aprendizagem organizacional:</w:t>
            </w:r>
            <w:r w:rsidDel="00000000" w:rsidR="00000000" w:rsidRPr="00000000">
              <w:rPr>
                <w:rtl w:val="0"/>
              </w:rPr>
              <w:t xml:space="preserve"> Capacidade de adquirir e aplicar conhecimento coletivamente a partir de dados e experiências.</w:t>
            </w:r>
          </w:p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Alfabetização de dados (data literacy):</w:t>
            </w:r>
            <w:r w:rsidDel="00000000" w:rsidR="00000000" w:rsidRPr="00000000">
              <w:rPr>
                <w:rtl w:val="0"/>
              </w:rPr>
              <w:t xml:space="preserve"> Habilidade de compreender e aplicar dados de forma crítica e estratégica.</w:t>
              <w:br w:type="textWrapping"/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Competência analítica:</w:t>
            </w:r>
            <w:r w:rsidDel="00000000" w:rsidR="00000000" w:rsidRPr="00000000">
              <w:rPr>
                <w:rtl w:val="0"/>
              </w:rPr>
              <w:t xml:space="preserve"> Capacidade de transformar dados em informações relevantes para a decisão.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Confiança digital:</w:t>
            </w:r>
            <w:r w:rsidDel="00000000" w:rsidR="00000000" w:rsidRPr="00000000">
              <w:rPr>
                <w:rtl w:val="0"/>
              </w:rPr>
              <w:t xml:space="preserve"> Nível de segurança e credibilidade percebido no uso de dados e algoritmos.</w:t>
              <w:br w:type="textWrapping"/>
            </w:r>
          </w:p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Intelligence (BI):</w:t>
            </w:r>
            <w:r w:rsidDel="00000000" w:rsidR="00000000" w:rsidRPr="00000000">
              <w:rPr>
                <w:rtl w:val="0"/>
              </w:rPr>
              <w:t xml:space="preserve"> Conjunto de ferramentas e práticas que permitem analisar e visualizar dados.</w:t>
              <w:br w:type="textWrapping"/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Evidência:</w:t>
            </w:r>
            <w:r w:rsidDel="00000000" w:rsidR="00000000" w:rsidRPr="00000000">
              <w:rPr>
                <w:rtl w:val="0"/>
              </w:rPr>
              <w:t xml:space="preserve"> Informação confiável usada para apoiar decisões.</w:t>
            </w:r>
          </w:p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Explicabilidade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Capacidade de compreender e justificar decisões tomadas por sistemas inteligentes.</w:t>
              <w:br w:type="textWrapping"/>
            </w:r>
          </w:p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analítico:</w:t>
            </w:r>
            <w:r w:rsidDel="00000000" w:rsidR="00000000" w:rsidRPr="00000000">
              <w:rPr>
                <w:rtl w:val="0"/>
              </w:rPr>
              <w:t xml:space="preserve"> Informações derivadas de análises de dados que orientam ajustes e melhorias.</w:t>
            </w:r>
          </w:p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Inteligência adaptativa:</w:t>
            </w:r>
            <w:r w:rsidDel="00000000" w:rsidR="00000000" w:rsidRPr="00000000">
              <w:rPr>
                <w:rtl w:val="0"/>
              </w:rPr>
              <w:t xml:space="preserve"> Mecanismo pelo qual sistemas e equipes ajustam comportamentos com base em novos aprendizados.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2"/>
              <w:widowControl w:val="0"/>
              <w:jc w:val="center"/>
              <w:rPr/>
            </w:pPr>
            <w:bookmarkStart w:colFirst="0" w:colLast="0" w:name="_heading=h.2lx733wtjhdl" w:id="38"/>
            <w:bookmarkEnd w:id="38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131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132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133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13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13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13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13B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4PL3EgSMC58Tm/Kb7BXkZBrKg==">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